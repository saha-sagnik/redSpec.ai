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ys63d5wel30s" w:id="0"/>
      <w:bookmarkEnd w:id="0"/>
      <w:commentRangeStart w:id="0"/>
      <w:r w:rsidDel="00000000" w:rsidR="00000000" w:rsidRPr="00000000">
        <w:rPr>
          <w:rtl w:val="0"/>
        </w:rPr>
        <w:t xml:space="preserve">Connected Services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1"/>
        <w:rPr/>
      </w:pPr>
      <w:bookmarkStart w:colFirst="0" w:colLast="0" w:name="_dlb3lhs7yoe1" w:id="1"/>
      <w:bookmarkEnd w:id="1"/>
      <w:commentRangeStart w:id="1"/>
      <w:commentRangeStart w:id="2"/>
      <w:commentRangeStart w:id="3"/>
      <w:r w:rsidDel="00000000" w:rsidR="00000000" w:rsidRPr="00000000">
        <w:rPr>
          <w:rtl w:val="0"/>
        </w:rPr>
        <w:t xml:space="preserve">Objective:</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 want to be able to cater to the increasing market demand for connecting services. Currently as well there are connected services being hosted on redbus but while booking users are often not aware that they are booking a connected service. The idea of this story is to set the right expectations for the user by providing them the information regarding change of service &amp; layover time. This would in turn cover a larger market for us which translates to increase in the business.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Metrics:</w:t>
      </w:r>
    </w:p>
    <w:p w:rsidR="00000000" w:rsidDel="00000000" w:rsidP="00000000" w:rsidRDefault="00000000" w:rsidRPr="00000000" w14:paraId="00000006">
      <w:pPr>
        <w:numPr>
          <w:ilvl w:val="0"/>
          <w:numId w:val="15"/>
        </w:numPr>
        <w:ind w:left="720" w:hanging="360"/>
      </w:pPr>
      <w:r w:rsidDel="00000000" w:rsidR="00000000" w:rsidRPr="00000000">
        <w:rPr>
          <w:rtl w:val="0"/>
        </w:rPr>
        <w:t xml:space="preserve">CR for connected S-Ds</w:t>
      </w:r>
    </w:p>
    <w:p w:rsidR="00000000" w:rsidDel="00000000" w:rsidP="00000000" w:rsidRDefault="00000000" w:rsidRPr="00000000" w14:paraId="00000007">
      <w:pPr>
        <w:numPr>
          <w:ilvl w:val="0"/>
          <w:numId w:val="15"/>
        </w:numPr>
        <w:ind w:left="720" w:hanging="360"/>
      </w:pPr>
      <w:r w:rsidDel="00000000" w:rsidR="00000000" w:rsidRPr="00000000">
        <w:rPr>
          <w:rtl w:val="0"/>
        </w:rPr>
        <w:t xml:space="preserve">DRR for connected service bookings</w:t>
      </w:r>
    </w:p>
    <w:p w:rsidR="00000000" w:rsidDel="00000000" w:rsidP="00000000" w:rsidRDefault="00000000" w:rsidRPr="00000000" w14:paraId="00000008">
      <w:pPr>
        <w:numPr>
          <w:ilvl w:val="0"/>
          <w:numId w:val="15"/>
        </w:numPr>
        <w:ind w:left="720" w:hanging="360"/>
      </w:pPr>
      <w:r w:rsidDel="00000000" w:rsidR="00000000" w:rsidRPr="00000000">
        <w:rPr>
          <w:rtl w:val="0"/>
        </w:rPr>
        <w:t xml:space="preserve"># of connected services hosted on the platform</w:t>
      </w:r>
    </w:p>
    <w:p w:rsidR="00000000" w:rsidDel="00000000" w:rsidP="00000000" w:rsidRDefault="00000000" w:rsidRPr="00000000" w14:paraId="00000009">
      <w:pPr>
        <w:numPr>
          <w:ilvl w:val="0"/>
          <w:numId w:val="15"/>
        </w:numPr>
        <w:ind w:left="720" w:hanging="360"/>
        <w:rPr>
          <w:u w:val="none"/>
        </w:rPr>
      </w:pPr>
      <w:r w:rsidDel="00000000" w:rsidR="00000000" w:rsidRPr="00000000">
        <w:rPr>
          <w:rtl w:val="0"/>
        </w:rPr>
        <w:t xml:space="preserve">#Customer contacts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yazrcrf43pxm" w:id="2"/>
      <w:bookmarkEnd w:id="2"/>
      <w:r w:rsidDel="00000000" w:rsidR="00000000" w:rsidRPr="00000000">
        <w:rPr>
          <w:rtl w:val="0"/>
        </w:rPr>
        <w:t xml:space="preserve">Design:</w:t>
      </w:r>
    </w:p>
    <w:p w:rsidR="00000000" w:rsidDel="00000000" w:rsidP="00000000" w:rsidRDefault="00000000" w:rsidRPr="00000000" w14:paraId="0000000C">
      <w:pPr>
        <w:rPr>
          <w:strike w:val="1"/>
        </w:rPr>
      </w:pPr>
      <w:hyperlink r:id="rId7">
        <w:r w:rsidDel="00000000" w:rsidR="00000000" w:rsidRPr="00000000">
          <w:rPr>
            <w:strike w:val="1"/>
            <w:color w:val="1155cc"/>
            <w:u w:val="single"/>
            <w:rtl w:val="0"/>
          </w:rPr>
          <w:t xml:space="preserve">https://www.figma.com/file/hiaBc6GUU9rM57D5r8TrQw/Q3-India-2023-2024?type=design&amp;node-id=3064%3A254426&amp;mode=design&amp;t=Y8F3M7EMEWaIgAJW-1</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hyperlink r:id="rId8">
        <w:r w:rsidDel="00000000" w:rsidR="00000000" w:rsidRPr="00000000">
          <w:rPr>
            <w:color w:val="1155cc"/>
            <w:u w:val="single"/>
            <w:rtl w:val="0"/>
          </w:rPr>
          <w:t xml:space="preserve">https://www.figma.com/file/teRp8PZbGfyaVumlf77S9m/%F0%9F%87%AE%F0%9F%87%B3-Q4-INDIA-2023-2024?type=design&amp;node-id=575-2&amp;mode=design&amp;t=9tFFeCMdLIW6hRvn-0</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Tech Documentation :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hyperlink r:id="rId9">
        <w:r w:rsidDel="00000000" w:rsidR="00000000" w:rsidRPr="00000000">
          <w:rPr>
            <w:color w:val="1155cc"/>
            <w:u w:val="single"/>
            <w:rtl w:val="0"/>
          </w:rPr>
          <w:t xml:space="preserve">https://docs.google.com/document/d/1IEWAKTbNARGJiuynxpYUvuNxRXKpRajrSvnyLCaeit4/edit#heading=h.m8a8h6p0z618</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pStyle w:val="Heading1"/>
        <w:rPr/>
      </w:pPr>
      <w:bookmarkStart w:colFirst="0" w:colLast="0" w:name="_daxpacjivj6b" w:id="3"/>
      <w:bookmarkEnd w:id="3"/>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sz w:val="36"/>
          <w:szCs w:val="36"/>
          <w:u w:val="single"/>
          <w:shd w:fill="d5a6bd" w:val="clear"/>
        </w:rPr>
      </w:pPr>
      <w:bookmarkStart w:colFirst="0" w:colLast="0" w:name="_ia9rd8l044h5" w:id="4"/>
      <w:bookmarkEnd w:id="4"/>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 a part of this story (B2C), we would plan to make the following changes:</w:t>
      </w:r>
    </w:p>
    <w:p w:rsidR="00000000" w:rsidDel="00000000" w:rsidP="00000000" w:rsidRDefault="00000000" w:rsidRPr="00000000" w14:paraId="0000001A">
      <w:pPr>
        <w:pStyle w:val="Heading2"/>
        <w:numPr>
          <w:ilvl w:val="0"/>
          <w:numId w:val="34"/>
        </w:numPr>
        <w:rPr>
          <w:sz w:val="28"/>
          <w:szCs w:val="28"/>
          <w:shd w:fill="9fc5e8" w:val="clear"/>
        </w:rPr>
      </w:pPr>
      <w:bookmarkStart w:colFirst="0" w:colLast="0" w:name="_eiaacp8ryjdh" w:id="5"/>
      <w:bookmarkEnd w:id="5"/>
      <w:r w:rsidDel="00000000" w:rsidR="00000000" w:rsidRPr="00000000">
        <w:rPr>
          <w:rtl w:val="0"/>
        </w:rPr>
        <w:t xml:space="preserve">SRP</w:t>
      </w: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Highlight on the SRP that the user is booking a connected service. The following information to be shown on SRP tuple</w:t>
      </w:r>
    </w:p>
    <w:p w:rsidR="00000000" w:rsidDel="00000000" w:rsidP="00000000" w:rsidRDefault="00000000" w:rsidRPr="00000000" w14:paraId="0000001C">
      <w:pPr>
        <w:numPr>
          <w:ilvl w:val="0"/>
          <w:numId w:val="14"/>
        </w:numPr>
        <w:ind w:left="1440" w:hanging="360"/>
      </w:pPr>
      <w:r w:rsidDel="00000000" w:rsidR="00000000" w:rsidRPr="00000000">
        <w:rPr>
          <w:rtl w:val="0"/>
        </w:rPr>
        <w:t xml:space="preserve">Layover duration</w:t>
      </w:r>
    </w:p>
    <w:p w:rsidR="00000000" w:rsidDel="00000000" w:rsidP="00000000" w:rsidRDefault="00000000" w:rsidRPr="00000000" w14:paraId="0000001D">
      <w:pPr>
        <w:numPr>
          <w:ilvl w:val="0"/>
          <w:numId w:val="14"/>
        </w:numPr>
        <w:ind w:left="1440" w:hanging="360"/>
      </w:pPr>
      <w:r w:rsidDel="00000000" w:rsidR="00000000" w:rsidRPr="00000000">
        <w:rPr>
          <w:rtl w:val="0"/>
        </w:rPr>
        <w:t xml:space="preserve">Layover City</w:t>
      </w:r>
    </w:p>
    <w:p w:rsidR="00000000" w:rsidDel="00000000" w:rsidP="00000000" w:rsidRDefault="00000000" w:rsidRPr="00000000" w14:paraId="0000001E">
      <w:pPr>
        <w:numPr>
          <w:ilvl w:val="0"/>
          <w:numId w:val="14"/>
        </w:numPr>
        <w:ind w:left="1440" w:hanging="360"/>
        <w:rPr>
          <w:strike w:val="1"/>
        </w:rPr>
      </w:pPr>
      <w:r w:rsidDel="00000000" w:rsidR="00000000" w:rsidRPr="00000000">
        <w:rPr>
          <w:strike w:val="1"/>
          <w:rtl w:val="0"/>
        </w:rPr>
        <w:t xml:space="preserve">We would not any redDeal manifestation on the SRP, </w:t>
      </w:r>
      <w:commentRangeStart w:id="4"/>
      <w:commentRangeStart w:id="5"/>
      <w:r w:rsidDel="00000000" w:rsidR="00000000" w:rsidRPr="00000000">
        <w:rPr>
          <w:strike w:val="1"/>
          <w:rtl w:val="0"/>
        </w:rPr>
        <w:t xml:space="preserve">however we would show the post discount price on the SRP</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F">
      <w:pPr>
        <w:numPr>
          <w:ilvl w:val="0"/>
          <w:numId w:val="14"/>
        </w:numPr>
        <w:ind w:left="1440" w:hanging="360"/>
        <w:rPr/>
      </w:pPr>
      <w:r w:rsidDel="00000000" w:rsidR="00000000" w:rsidRPr="00000000">
        <w:rPr>
          <w:rtl w:val="0"/>
        </w:rPr>
        <w:t xml:space="preserve">Reddeal configured for A-C should be shown on the SRP</w:t>
      </w:r>
    </w:p>
    <w:p w:rsidR="00000000" w:rsidDel="00000000" w:rsidP="00000000" w:rsidRDefault="00000000" w:rsidRPr="00000000" w14:paraId="00000020">
      <w:pPr>
        <w:numPr>
          <w:ilvl w:val="0"/>
          <w:numId w:val="14"/>
        </w:numPr>
        <w:ind w:left="1440" w:hanging="360"/>
        <w:rPr>
          <w:u w:val="none"/>
        </w:rPr>
      </w:pPr>
      <w:commentRangeStart w:id="6"/>
      <w:commentRangeStart w:id="7"/>
      <w:r w:rsidDel="00000000" w:rsidR="00000000" w:rsidRPr="00000000">
        <w:rPr>
          <w:rtl w:val="0"/>
        </w:rPr>
        <w:t xml:space="preserve">The rating on the tuple:</w:t>
        <w:br w:type="textWrapping"/>
      </w:r>
      <w:r w:rsidDel="00000000" w:rsidR="00000000" w:rsidRPr="00000000">
        <w:rPr>
          <w:strike w:val="1"/>
          <w:rtl w:val="0"/>
        </w:rPr>
        <w:t xml:space="preserve">We would show the aggregate rating at BO level</w:t>
      </w:r>
    </w:p>
    <w:p w:rsidR="00000000" w:rsidDel="00000000" w:rsidP="00000000" w:rsidRDefault="00000000" w:rsidRPr="00000000" w14:paraId="00000021">
      <w:pPr>
        <w:ind w:left="1440" w:firstLine="0"/>
        <w:rPr/>
      </w:pPr>
      <w:r w:rsidDel="00000000" w:rsidR="00000000" w:rsidRPr="00000000">
        <w:rPr>
          <w:rtl w:val="0"/>
        </w:rPr>
        <w:t xml:space="preserve">We would show the rating for the connected service (for connected service service ID)</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2">
      <w:pPr>
        <w:numPr>
          <w:ilvl w:val="0"/>
          <w:numId w:val="14"/>
        </w:numPr>
        <w:ind w:left="1440" w:hanging="360"/>
        <w:rPr>
          <w:u w:val="none"/>
        </w:rPr>
      </w:pPr>
      <w:r w:rsidDel="00000000" w:rsidR="00000000" w:rsidRPr="00000000">
        <w:rPr>
          <w:rtl w:val="0"/>
        </w:rPr>
        <w:t xml:space="preserve">In case when a service is reaching on Day +2 - highlight it with a tag</w:t>
      </w:r>
      <w:r w:rsidDel="00000000" w:rsidR="00000000" w:rsidRPr="00000000">
        <w:rPr>
          <w:rtl w:val="0"/>
        </w:rPr>
      </w:r>
    </w:p>
    <w:p w:rsidR="00000000" w:rsidDel="00000000" w:rsidP="00000000" w:rsidRDefault="00000000" w:rsidRPr="00000000" w14:paraId="00000023">
      <w:pPr>
        <w:numPr>
          <w:ilvl w:val="0"/>
          <w:numId w:val="14"/>
        </w:numPr>
        <w:ind w:left="1440" w:hanging="360"/>
        <w:rPr>
          <w:u w:val="none"/>
        </w:rPr>
      </w:pPr>
      <w:r w:rsidDel="00000000" w:rsidR="00000000" w:rsidRPr="00000000">
        <w:rPr>
          <w:rtl w:val="0"/>
        </w:rPr>
        <w:t xml:space="preserve">Design would also have 2 bus types for both those legs like shown</w:t>
      </w:r>
    </w:p>
    <w:p w:rsidR="00000000" w:rsidDel="00000000" w:rsidP="00000000" w:rsidRDefault="00000000" w:rsidRPr="00000000" w14:paraId="00000024">
      <w:pPr>
        <w:numPr>
          <w:ilvl w:val="0"/>
          <w:numId w:val="14"/>
        </w:numPr>
        <w:ind w:left="1440" w:hanging="360"/>
        <w:rPr>
          <w:u w:val="none"/>
        </w:rPr>
      </w:pPr>
      <w:r w:rsidDel="00000000" w:rsidR="00000000" w:rsidRPr="00000000">
        <w:rPr>
          <w:rtl w:val="0"/>
        </w:rPr>
        <w:t xml:space="preserve">Price shown on the SRP tuple would be </w:t>
        <w:br w:type="textWrapping"/>
        <w:t xml:space="preserve">Min (price in 1st leg) + Min (price in 2nd leg) * multiplication factor</w:t>
        <w:br w:type="textWrapping"/>
      </w:r>
    </w:p>
    <w:p w:rsidR="00000000" w:rsidDel="00000000" w:rsidP="00000000" w:rsidRDefault="00000000" w:rsidRPr="00000000" w14:paraId="00000025">
      <w:pPr>
        <w:ind w:left="1440" w:firstLine="0"/>
        <w:rPr>
          <w:b w:val="1"/>
          <w:shd w:fill="ff9900" w:val="clear"/>
        </w:rPr>
      </w:pPr>
      <w:r w:rsidDel="00000000" w:rsidR="00000000" w:rsidRPr="00000000">
        <w:rPr>
          <w:b w:val="1"/>
          <w:shd w:fill="ff9900" w:val="clear"/>
        </w:rPr>
        <w:drawing>
          <wp:inline distB="114300" distT="114300" distL="114300" distR="114300">
            <wp:extent cx="3551548" cy="2295218"/>
            <wp:effectExtent b="0" l="0" r="0" t="0"/>
            <wp:docPr id="6"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3551548" cy="229521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720" w:firstLine="0"/>
        <w:rPr>
          <w:shd w:fill="ff9900" w:val="clear"/>
        </w:rPr>
      </w:pPr>
      <w:r w:rsidDel="00000000" w:rsidR="00000000" w:rsidRPr="00000000">
        <w:rPr>
          <w:rtl w:val="0"/>
        </w:rPr>
      </w:r>
    </w:p>
    <w:p w:rsidR="00000000" w:rsidDel="00000000" w:rsidP="00000000" w:rsidRDefault="00000000" w:rsidRPr="00000000" w14:paraId="00000027">
      <w:pPr>
        <w:numPr>
          <w:ilvl w:val="0"/>
          <w:numId w:val="2"/>
        </w:numPr>
        <w:ind w:left="720" w:hanging="360"/>
        <w:rPr/>
      </w:pPr>
      <w:commentRangeStart w:id="8"/>
      <w:commentRangeStart w:id="9"/>
      <w:commentRangeStart w:id="10"/>
      <w:r w:rsidDel="00000000" w:rsidR="00000000" w:rsidRPr="00000000">
        <w:rPr>
          <w:rtl w:val="0"/>
        </w:rPr>
        <w:t xml:space="preserve">In case a service has non compatible seats on both of the legs, it must NOT be shown on the SRP.</w:t>
        <w:br w:type="textWrapping"/>
        <w:t xml:space="preserve">Example: If 1st leg has only reserved for Male and 2nd leg has only reserved for female seats - then the service must not show up on the SRP</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28">
      <w:pPr>
        <w:pStyle w:val="Heading2"/>
        <w:ind w:left="720" w:firstLine="0"/>
        <w:rPr/>
      </w:pPr>
      <w:bookmarkStart w:colFirst="0" w:colLast="0" w:name="_cjrqm9i8tlr6" w:id="6"/>
      <w:bookmarkEnd w:id="6"/>
      <w:r w:rsidDel="00000000" w:rsidR="00000000" w:rsidRPr="00000000">
        <w:rPr>
          <w:rtl w:val="0"/>
        </w:rPr>
      </w:r>
    </w:p>
    <w:p w:rsidR="00000000" w:rsidDel="00000000" w:rsidP="00000000" w:rsidRDefault="00000000" w:rsidRPr="00000000" w14:paraId="00000029">
      <w:pPr>
        <w:pStyle w:val="Heading2"/>
        <w:numPr>
          <w:ilvl w:val="0"/>
          <w:numId w:val="34"/>
        </w:numPr>
        <w:ind w:left="720" w:hanging="360"/>
      </w:pPr>
      <w:bookmarkStart w:colFirst="0" w:colLast="0" w:name="_7yhxc8g4j9l1" w:id="7"/>
      <w:bookmarkEnd w:id="7"/>
      <w:r w:rsidDel="00000000" w:rsidR="00000000" w:rsidRPr="00000000">
        <w:rPr>
          <w:rtl w:val="0"/>
        </w:rPr>
        <w:t xml:space="preserve">H</w:t>
      </w:r>
      <w:commentRangeStart w:id="11"/>
      <w:commentRangeStart w:id="12"/>
      <w:commentRangeStart w:id="13"/>
      <w:r w:rsidDel="00000000" w:rsidR="00000000" w:rsidRPr="00000000">
        <w:rPr>
          <w:rtl w:val="0"/>
        </w:rPr>
        <w:t xml:space="preserve">ow would filters work:</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If a user applies a certain filter (Example: AC or sleeper etc) - then a service would show up if both of the legs fall in the filter category.</w:t>
        <w:br w:type="textWrapping"/>
        <w:br w:type="textWrapping"/>
      </w:r>
      <w:commentRangeStart w:id="14"/>
      <w:r w:rsidDel="00000000" w:rsidR="00000000" w:rsidRPr="00000000">
        <w:rPr>
          <w:rtl w:val="0"/>
        </w:rPr>
        <w:t xml:space="preserve">Example: If a connected service consists of AC and Non AC service, then this service </w:t>
      </w:r>
      <w:commentRangeStart w:id="15"/>
      <w:commentRangeStart w:id="16"/>
      <w:r w:rsidDel="00000000" w:rsidR="00000000" w:rsidRPr="00000000">
        <w:rPr>
          <w:rtl w:val="0"/>
        </w:rPr>
        <w:t xml:space="preserve">should not appear</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t xml:space="preserve"> when the user applies AC filter or non AC filter.</w:t>
      </w:r>
      <w:commentRangeEnd w:id="14"/>
      <w:r w:rsidDel="00000000" w:rsidR="00000000" w:rsidRPr="00000000">
        <w:commentReference w:id="14"/>
      </w:r>
      <w:r w:rsidDel="00000000" w:rsidR="00000000" w:rsidRPr="00000000">
        <w:rPr>
          <w:rtl w:val="0"/>
        </w:rPr>
        <w:br w:type="textWrapping"/>
        <w:br w:type="textWrapping"/>
      </w:r>
    </w:p>
    <w:p w:rsidR="00000000" w:rsidDel="00000000" w:rsidP="00000000" w:rsidRDefault="00000000" w:rsidRPr="00000000" w14:paraId="0000002B">
      <w:pPr>
        <w:pStyle w:val="Heading2"/>
        <w:numPr>
          <w:ilvl w:val="0"/>
          <w:numId w:val="34"/>
        </w:numPr>
        <w:ind w:left="720" w:hanging="360"/>
      </w:pPr>
      <w:bookmarkStart w:colFirst="0" w:colLast="0" w:name="_nmutoi3pp2ta" w:id="8"/>
      <w:bookmarkEnd w:id="8"/>
      <w:r w:rsidDel="00000000" w:rsidR="00000000" w:rsidRPr="00000000">
        <w:rPr>
          <w:rtl w:val="0"/>
        </w:rPr>
        <w:t xml:space="preserve">Tuple click: </w:t>
      </w:r>
    </w:p>
    <w:p w:rsidR="00000000" w:rsidDel="00000000" w:rsidP="00000000" w:rsidRDefault="00000000" w:rsidRPr="00000000" w14:paraId="0000002C">
      <w:pPr>
        <w:ind w:left="720" w:firstLine="0"/>
        <w:rPr/>
      </w:pPr>
      <w:r w:rsidDel="00000000" w:rsidR="00000000" w:rsidRPr="00000000">
        <w:rPr>
          <w:rtl w:val="0"/>
        </w:rPr>
        <w:t xml:space="preserve">Bottom sheet / layer on the SL to educate the user that the service is a connecting service. </w:t>
      </w:r>
    </w:p>
    <w:p w:rsidR="00000000" w:rsidDel="00000000" w:rsidP="00000000" w:rsidRDefault="00000000" w:rsidRPr="00000000" w14:paraId="0000002D">
      <w:pPr>
        <w:ind w:left="720" w:firstLine="0"/>
        <w:rPr/>
      </w:pPr>
      <w:r w:rsidDel="00000000" w:rsidR="00000000" w:rsidRPr="00000000">
        <w:rPr>
          <w:rtl w:val="0"/>
        </w:rPr>
        <w:t xml:space="preserve">This bottom sheet to have the following components:</w:t>
      </w:r>
    </w:p>
    <w:p w:rsidR="00000000" w:rsidDel="00000000" w:rsidP="00000000" w:rsidRDefault="00000000" w:rsidRPr="00000000" w14:paraId="0000002E">
      <w:pPr>
        <w:numPr>
          <w:ilvl w:val="0"/>
          <w:numId w:val="35"/>
        </w:numPr>
        <w:ind w:left="1440" w:hanging="360"/>
        <w:rPr>
          <w:u w:val="none"/>
        </w:rPr>
      </w:pPr>
      <w:r w:rsidDel="00000000" w:rsidR="00000000" w:rsidRPr="00000000">
        <w:rPr>
          <w:rtl w:val="0"/>
        </w:rPr>
        <w:t xml:space="preserve">BO name</w:t>
      </w:r>
    </w:p>
    <w:p w:rsidR="00000000" w:rsidDel="00000000" w:rsidP="00000000" w:rsidRDefault="00000000" w:rsidRPr="00000000" w14:paraId="0000002F">
      <w:pPr>
        <w:numPr>
          <w:ilvl w:val="0"/>
          <w:numId w:val="35"/>
        </w:numPr>
        <w:ind w:left="1440" w:hanging="360"/>
        <w:rPr/>
      </w:pPr>
      <w:r w:rsidDel="00000000" w:rsidR="00000000" w:rsidRPr="00000000">
        <w:rPr>
          <w:rtl w:val="0"/>
        </w:rPr>
        <w:t xml:space="preserve">Bus types for both the legs (added in the design)</w:t>
      </w:r>
    </w:p>
    <w:p w:rsidR="00000000" w:rsidDel="00000000" w:rsidP="00000000" w:rsidRDefault="00000000" w:rsidRPr="00000000" w14:paraId="00000030">
      <w:pPr>
        <w:numPr>
          <w:ilvl w:val="0"/>
          <w:numId w:val="35"/>
        </w:numPr>
        <w:ind w:left="1440" w:hanging="360"/>
        <w:rPr>
          <w:u w:val="none"/>
        </w:rPr>
      </w:pPr>
      <w:r w:rsidDel="00000000" w:rsidR="00000000" w:rsidRPr="00000000">
        <w:rPr>
          <w:rtl w:val="0"/>
        </w:rPr>
        <w:t xml:space="preserve">Source city &amp; boarding time</w:t>
      </w:r>
    </w:p>
    <w:p w:rsidR="00000000" w:rsidDel="00000000" w:rsidP="00000000" w:rsidRDefault="00000000" w:rsidRPr="00000000" w14:paraId="00000031">
      <w:pPr>
        <w:numPr>
          <w:ilvl w:val="0"/>
          <w:numId w:val="35"/>
        </w:numPr>
        <w:ind w:left="1440" w:hanging="360"/>
        <w:rPr>
          <w:u w:val="none"/>
        </w:rPr>
      </w:pPr>
      <w:r w:rsidDel="00000000" w:rsidR="00000000" w:rsidRPr="00000000">
        <w:rPr>
          <w:rtl w:val="0"/>
        </w:rPr>
        <w:t xml:space="preserve">Boarding point (in case of BP-DP/ BP-City search)</w:t>
      </w:r>
    </w:p>
    <w:p w:rsidR="00000000" w:rsidDel="00000000" w:rsidP="00000000" w:rsidRDefault="00000000" w:rsidRPr="00000000" w14:paraId="00000032">
      <w:pPr>
        <w:numPr>
          <w:ilvl w:val="0"/>
          <w:numId w:val="35"/>
        </w:numPr>
        <w:ind w:left="1440" w:hanging="360"/>
        <w:rPr>
          <w:u w:val="none"/>
        </w:rPr>
      </w:pPr>
      <w:r w:rsidDel="00000000" w:rsidR="00000000" w:rsidRPr="00000000">
        <w:rPr>
          <w:rtl w:val="0"/>
        </w:rPr>
        <w:t xml:space="preserve">Layover dropping point &amp; dropping time</w:t>
      </w:r>
    </w:p>
    <w:p w:rsidR="00000000" w:rsidDel="00000000" w:rsidP="00000000" w:rsidRDefault="00000000" w:rsidRPr="00000000" w14:paraId="00000033">
      <w:pPr>
        <w:numPr>
          <w:ilvl w:val="0"/>
          <w:numId w:val="35"/>
        </w:numPr>
        <w:ind w:left="1440" w:hanging="360"/>
        <w:rPr>
          <w:u w:val="none"/>
        </w:rPr>
      </w:pPr>
      <w:r w:rsidDel="00000000" w:rsidR="00000000" w:rsidRPr="00000000">
        <w:rPr>
          <w:rtl w:val="0"/>
        </w:rPr>
        <w:t xml:space="preserve">Layover boarding point &amp; boarding time</w:t>
      </w:r>
    </w:p>
    <w:p w:rsidR="00000000" w:rsidDel="00000000" w:rsidP="00000000" w:rsidRDefault="00000000" w:rsidRPr="00000000" w14:paraId="00000034">
      <w:pPr>
        <w:numPr>
          <w:ilvl w:val="0"/>
          <w:numId w:val="35"/>
        </w:numPr>
        <w:ind w:left="1440" w:hanging="360"/>
        <w:rPr>
          <w:u w:val="none"/>
        </w:rPr>
      </w:pPr>
      <w:r w:rsidDel="00000000" w:rsidR="00000000" w:rsidRPr="00000000">
        <w:rPr>
          <w:rtl w:val="0"/>
        </w:rPr>
        <w:t xml:space="preserve">Dropping point (in case of BP-DP/ City-DP search)</w:t>
      </w:r>
    </w:p>
    <w:p w:rsidR="00000000" w:rsidDel="00000000" w:rsidP="00000000" w:rsidRDefault="00000000" w:rsidRPr="00000000" w14:paraId="00000035">
      <w:pPr>
        <w:numPr>
          <w:ilvl w:val="0"/>
          <w:numId w:val="35"/>
        </w:numPr>
        <w:ind w:left="1440" w:hanging="360"/>
        <w:rPr>
          <w:u w:val="none"/>
        </w:rPr>
      </w:pPr>
      <w:r w:rsidDel="00000000" w:rsidR="00000000" w:rsidRPr="00000000">
        <w:rPr>
          <w:rtl w:val="0"/>
        </w:rPr>
        <w:t xml:space="preserve">Destination city &amp; dropping time</w:t>
      </w:r>
    </w:p>
    <w:p w:rsidR="00000000" w:rsidDel="00000000" w:rsidP="00000000" w:rsidRDefault="00000000" w:rsidRPr="00000000" w14:paraId="00000036">
      <w:pPr>
        <w:numPr>
          <w:ilvl w:val="0"/>
          <w:numId w:val="35"/>
        </w:numPr>
        <w:ind w:left="1440" w:hanging="360"/>
        <w:rPr>
          <w:u w:val="none"/>
        </w:rPr>
      </w:pPr>
      <w:r w:rsidDel="00000000" w:rsidR="00000000" w:rsidRPr="00000000">
        <w:rPr>
          <w:rtl w:val="0"/>
        </w:rPr>
        <w:t xml:space="preserve">Layover duration</w:t>
      </w:r>
    </w:p>
    <w:p w:rsidR="00000000" w:rsidDel="00000000" w:rsidP="00000000" w:rsidRDefault="00000000" w:rsidRPr="00000000" w14:paraId="00000037">
      <w:pPr>
        <w:numPr>
          <w:ilvl w:val="0"/>
          <w:numId w:val="35"/>
        </w:numPr>
        <w:ind w:left="1440" w:hanging="360"/>
        <w:rPr>
          <w:strike w:val="1"/>
        </w:rPr>
      </w:pPr>
      <w:commentRangeStart w:id="17"/>
      <w:commentRangeStart w:id="18"/>
      <w:r w:rsidDel="00000000" w:rsidR="00000000" w:rsidRPr="00000000">
        <w:rPr>
          <w:strike w:val="1"/>
          <w:rtl w:val="0"/>
        </w:rPr>
        <w:t xml:space="preserve">Lounge details</w:t>
      </w:r>
      <w:commentRangeEnd w:id="17"/>
      <w:r w:rsidDel="00000000" w:rsidR="00000000" w:rsidRPr="00000000">
        <w:commentReference w:id="17"/>
      </w:r>
      <w:commentRangeEnd w:id="18"/>
      <w:r w:rsidDel="00000000" w:rsidR="00000000" w:rsidRPr="00000000">
        <w:commentReference w:id="18"/>
      </w:r>
      <w:r w:rsidDel="00000000" w:rsidR="00000000" w:rsidRPr="00000000">
        <w:rPr>
          <w:strike w:val="1"/>
          <w:rtl w:val="0"/>
        </w:rPr>
        <w:t xml:space="preserve"> - this won’t be a part of phase 1</w:t>
      </w:r>
    </w:p>
    <w:p w:rsidR="00000000" w:rsidDel="00000000" w:rsidP="00000000" w:rsidRDefault="00000000" w:rsidRPr="00000000" w14:paraId="00000038">
      <w:pPr>
        <w:numPr>
          <w:ilvl w:val="0"/>
          <w:numId w:val="35"/>
        </w:numPr>
        <w:ind w:left="1440" w:hanging="360"/>
        <w:rPr/>
      </w:pPr>
      <w:r w:rsidDel="00000000" w:rsidR="00000000" w:rsidRPr="00000000">
        <w:rPr>
          <w:rtl w:val="0"/>
        </w:rPr>
        <w:t xml:space="preserve">Duration for both the legs</w:t>
      </w:r>
    </w:p>
    <w:p w:rsidR="00000000" w:rsidDel="00000000" w:rsidP="00000000" w:rsidRDefault="00000000" w:rsidRPr="00000000" w14:paraId="00000039">
      <w:pPr>
        <w:numPr>
          <w:ilvl w:val="0"/>
          <w:numId w:val="35"/>
        </w:numPr>
        <w:ind w:left="1440" w:hanging="360"/>
        <w:rPr>
          <w:u w:val="none"/>
        </w:rPr>
      </w:pPr>
      <w:commentRangeStart w:id="19"/>
      <w:commentRangeStart w:id="20"/>
      <w:commentRangeStart w:id="21"/>
      <w:r w:rsidDel="00000000" w:rsidR="00000000" w:rsidRPr="00000000">
        <w:rPr>
          <w:rtl w:val="0"/>
        </w:rPr>
        <w:t xml:space="preserve">Whether the operator would give transportation from layover DP and layover BP</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ab/>
        <w:t xml:space="preserve">Closing the bottom sheet should take the user to SRP again</w:t>
      </w:r>
    </w:p>
    <w:p w:rsidR="00000000" w:rsidDel="00000000" w:rsidP="00000000" w:rsidRDefault="00000000" w:rsidRPr="00000000" w14:paraId="0000003C">
      <w:pPr>
        <w:ind w:left="720" w:firstLine="0"/>
        <w:rPr/>
      </w:pPr>
      <w:r w:rsidDel="00000000" w:rsidR="00000000" w:rsidRPr="00000000">
        <w:rPr>
          <w:rtl w:val="0"/>
        </w:rPr>
        <w:t xml:space="preserve">(The screenshot shown is for BP-DP search. The BP/DP names would be replaced by city city if the search is broad)</w:t>
      </w:r>
      <w:r w:rsidDel="00000000" w:rsidR="00000000" w:rsidRPr="00000000">
        <w:rPr>
          <w:rtl w:val="0"/>
        </w:rPr>
        <w:br w:type="textWrapping"/>
      </w:r>
    </w:p>
    <w:p w:rsidR="00000000" w:rsidDel="00000000" w:rsidP="00000000" w:rsidRDefault="00000000" w:rsidRPr="00000000" w14:paraId="0000003D">
      <w:pPr>
        <w:ind w:left="720" w:firstLine="0"/>
        <w:rPr/>
      </w:pPr>
      <w:r w:rsidDel="00000000" w:rsidR="00000000" w:rsidRPr="00000000">
        <w:rPr/>
        <w:drawing>
          <wp:inline distB="114300" distT="114300" distL="114300" distR="114300">
            <wp:extent cx="1709738" cy="3717503"/>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709738" cy="371750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numPr>
          <w:ilvl w:val="0"/>
          <w:numId w:val="34"/>
        </w:numPr>
        <w:spacing w:after="0" w:afterAutospacing="0"/>
        <w:ind w:left="720" w:hanging="360"/>
      </w:pPr>
      <w:bookmarkStart w:colFirst="0" w:colLast="0" w:name="_lyh64oicejem" w:id="9"/>
      <w:bookmarkEnd w:id="9"/>
      <w:r w:rsidDel="00000000" w:rsidR="00000000" w:rsidRPr="00000000">
        <w:rPr>
          <w:rtl w:val="0"/>
        </w:rPr>
        <w:t xml:space="preserve">Seat Layout use cases:</w:t>
        <w:br w:type="textWrapping"/>
      </w:r>
    </w:p>
    <w:p w:rsidR="00000000" w:rsidDel="00000000" w:rsidP="00000000" w:rsidRDefault="00000000" w:rsidRPr="00000000" w14:paraId="0000003F">
      <w:pPr>
        <w:numPr>
          <w:ilvl w:val="0"/>
          <w:numId w:val="26"/>
        </w:numPr>
        <w:ind w:left="1440" w:hanging="360"/>
        <w:rPr>
          <w:u w:val="none"/>
        </w:rPr>
      </w:pPr>
      <w:r w:rsidDel="00000000" w:rsidR="00000000" w:rsidRPr="00000000">
        <w:rPr>
          <w:rtl w:val="0"/>
        </w:rPr>
        <w:t xml:space="preserve">Seat layout will have 2 tabs for each leg of the journey like shown</w:t>
        <w:br w:type="textWrapping"/>
      </w:r>
      <w:r w:rsidDel="00000000" w:rsidR="00000000" w:rsidRPr="00000000">
        <w:rPr/>
        <w:drawing>
          <wp:inline distB="114300" distT="114300" distL="114300" distR="114300">
            <wp:extent cx="1062038" cy="2324069"/>
            <wp:effectExtent b="0" l="0" r="0" t="0"/>
            <wp:docPr id="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062038" cy="2324069"/>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numPr>
          <w:ilvl w:val="0"/>
          <w:numId w:val="26"/>
        </w:numPr>
        <w:ind w:left="1440" w:hanging="360"/>
        <w:rPr>
          <w:u w:val="none"/>
        </w:rPr>
      </w:pPr>
      <w:r w:rsidDel="00000000" w:rsidR="00000000" w:rsidRPr="00000000">
        <w:rPr>
          <w:rtl w:val="0"/>
        </w:rPr>
        <w:t xml:space="preserve">User should be able to navigate between both these tabs</w:t>
      </w:r>
    </w:p>
    <w:p w:rsidR="00000000" w:rsidDel="00000000" w:rsidP="00000000" w:rsidRDefault="00000000" w:rsidRPr="00000000" w14:paraId="00000042">
      <w:pPr>
        <w:numPr>
          <w:ilvl w:val="0"/>
          <w:numId w:val="26"/>
        </w:numPr>
        <w:ind w:left="1440" w:hanging="360"/>
        <w:rPr>
          <w:u w:val="none"/>
        </w:rPr>
      </w:pPr>
      <w:r w:rsidDel="00000000" w:rsidR="00000000" w:rsidRPr="00000000">
        <w:rPr>
          <w:rtl w:val="0"/>
        </w:rPr>
        <w:t xml:space="preserve">The following flow should be allowed:</w:t>
        <w:br w:type="textWrapping"/>
        <w:t xml:space="preserve">User selects seats for the 2nd leg &gt; user selects seats for the first leg &gt; proceeds to BP, DP screen</w:t>
      </w:r>
    </w:p>
    <w:p w:rsidR="00000000" w:rsidDel="00000000" w:rsidP="00000000" w:rsidRDefault="00000000" w:rsidRPr="00000000" w14:paraId="00000043">
      <w:pPr>
        <w:numPr>
          <w:ilvl w:val="0"/>
          <w:numId w:val="26"/>
        </w:numPr>
        <w:ind w:left="1440" w:hanging="360"/>
        <w:rPr>
          <w:u w:val="none"/>
        </w:rPr>
      </w:pPr>
      <w:r w:rsidDel="00000000" w:rsidR="00000000" w:rsidRPr="00000000">
        <w:rPr>
          <w:rtl w:val="0"/>
        </w:rPr>
        <w:t xml:space="preserve">Price: User would see incremental price for each seat like shown in the price ploys</w:t>
        <w:br w:type="textWrapping"/>
        <w:t xml:space="preserve">Example: </w:t>
        <w:br w:type="textWrapping"/>
        <w:t xml:space="preserve">First service seat price - 1) 300, 2) 400, 3) 500</w:t>
      </w:r>
    </w:p>
    <w:p w:rsidR="00000000" w:rsidDel="00000000" w:rsidP="00000000" w:rsidRDefault="00000000" w:rsidRPr="00000000" w14:paraId="00000044">
      <w:pPr>
        <w:ind w:left="1440" w:firstLine="0"/>
        <w:rPr/>
      </w:pPr>
      <w:r w:rsidDel="00000000" w:rsidR="00000000" w:rsidRPr="00000000">
        <w:rPr>
          <w:rtl w:val="0"/>
        </w:rPr>
        <w:t xml:space="preserve">Second service price - 1) 500 2) 700 3) 800</w:t>
        <w:br w:type="textWrapping"/>
        <w:t xml:space="preserve">- User would see 800 as the fair on the SRP</w:t>
        <w:br w:type="textWrapping"/>
        <w:t xml:space="preserve">Seat price in first bus would be 0,100,200 and second bus would be 0,200, 300 respectively</w:t>
        <w:br w:type="textWrapping"/>
      </w:r>
    </w:p>
    <w:p w:rsidR="00000000" w:rsidDel="00000000" w:rsidP="00000000" w:rsidRDefault="00000000" w:rsidRPr="00000000" w14:paraId="00000045">
      <w:pPr>
        <w:numPr>
          <w:ilvl w:val="0"/>
          <w:numId w:val="26"/>
        </w:numPr>
        <w:ind w:left="1440" w:hanging="360"/>
        <w:rPr>
          <w:u w:val="none"/>
        </w:rPr>
      </w:pPr>
      <w:r w:rsidDel="00000000" w:rsidR="00000000" w:rsidRPr="00000000">
        <w:rPr>
          <w:rtl w:val="0"/>
        </w:rPr>
        <w:t xml:space="preserve">Bus details section for each of the leg would have the bus details for the respective service</w:t>
      </w:r>
    </w:p>
    <w:p w:rsidR="00000000" w:rsidDel="00000000" w:rsidP="00000000" w:rsidRDefault="00000000" w:rsidRPr="00000000" w14:paraId="00000046">
      <w:pPr>
        <w:numPr>
          <w:ilvl w:val="0"/>
          <w:numId w:val="26"/>
        </w:numPr>
        <w:ind w:left="1440" w:hanging="360"/>
        <w:rPr>
          <w:u w:val="none"/>
        </w:rPr>
      </w:pPr>
      <w:r w:rsidDel="00000000" w:rsidR="00000000" w:rsidRPr="00000000">
        <w:rPr>
          <w:rtl w:val="0"/>
        </w:rPr>
        <w:t xml:space="preserve">In case user selects unequal number of seats on the seat layout, throw an error when user tries to proceed to BP/DP screen</w:t>
      </w:r>
    </w:p>
    <w:p w:rsidR="00000000" w:rsidDel="00000000" w:rsidP="00000000" w:rsidRDefault="00000000" w:rsidRPr="00000000" w14:paraId="00000047">
      <w:pPr>
        <w:numPr>
          <w:ilvl w:val="0"/>
          <w:numId w:val="26"/>
        </w:numPr>
        <w:ind w:left="1440" w:hanging="360"/>
        <w:rPr>
          <w:u w:val="none"/>
        </w:rPr>
      </w:pPr>
      <w:r w:rsidDel="00000000" w:rsidR="00000000" w:rsidRPr="00000000">
        <w:rPr>
          <w:rtl w:val="0"/>
        </w:rPr>
        <w:t xml:space="preserve">Price breakup to show the price break ups for both the legs like shown</w:t>
        <w:br w:type="textWrapping"/>
      </w:r>
      <w:r w:rsidDel="00000000" w:rsidR="00000000" w:rsidRPr="00000000">
        <w:rPr/>
        <w:drawing>
          <wp:inline distB="114300" distT="114300" distL="114300" distR="114300">
            <wp:extent cx="1747838" cy="1795259"/>
            <wp:effectExtent b="0" l="0" r="0" t="0"/>
            <wp:docPr id="2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747838" cy="179525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26"/>
        </w:numPr>
        <w:ind w:left="1440" w:hanging="360"/>
        <w:rPr>
          <w:u w:val="none"/>
        </w:rPr>
      </w:pPr>
      <w:r w:rsidDel="00000000" w:rsidR="00000000" w:rsidRPr="00000000">
        <w:rPr>
          <w:rtl w:val="0"/>
        </w:rPr>
        <w:t xml:space="preserve">Wherever applicable - </w:t>
      </w:r>
      <w:commentRangeStart w:id="22"/>
      <w:commentRangeStart w:id="23"/>
      <w:r w:rsidDel="00000000" w:rsidR="00000000" w:rsidRPr="00000000">
        <w:rPr>
          <w:rtl w:val="0"/>
        </w:rPr>
        <w:t xml:space="preserve">On the expansion of bus details, we would also show the communication around bus being non reschedulable and non cancellable like shown:</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49">
      <w:pPr>
        <w:ind w:left="1440" w:firstLine="0"/>
        <w:rPr/>
      </w:pPr>
      <w:r w:rsidDel="00000000" w:rsidR="00000000" w:rsidRPr="00000000">
        <w:rPr>
          <w:rtl w:val="0"/>
        </w:rPr>
        <w:t xml:space="preserve">(Please note that the user cancellation would be allowed in connecting services)</w:t>
        <w:br w:type="textWrapping"/>
      </w:r>
      <w:r w:rsidDel="00000000" w:rsidR="00000000" w:rsidRPr="00000000">
        <w:rPr/>
        <w:drawing>
          <wp:inline distB="114300" distT="114300" distL="114300" distR="114300">
            <wp:extent cx="2374998" cy="2576513"/>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2374998" cy="2576513"/>
                    </a:xfrm>
                    <a:prstGeom prst="rect"/>
                    <a:ln/>
                  </pic:spPr>
                </pic:pic>
              </a:graphicData>
            </a:graphic>
          </wp:inline>
        </w:drawing>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A">
      <w:pPr>
        <w:numPr>
          <w:ilvl w:val="0"/>
          <w:numId w:val="26"/>
        </w:numPr>
        <w:ind w:left="1440" w:hanging="360"/>
        <w:rPr>
          <w:u w:val="none"/>
        </w:rPr>
      </w:pPr>
      <w:r w:rsidDel="00000000" w:rsidR="00000000" w:rsidRPr="00000000">
        <w:rPr>
          <w:rtl w:val="0"/>
        </w:rPr>
        <w:t xml:space="preserve">Regarding layover component in bus details:</w:t>
      </w:r>
    </w:p>
    <w:p w:rsidR="00000000" w:rsidDel="00000000" w:rsidP="00000000" w:rsidRDefault="00000000" w:rsidRPr="00000000" w14:paraId="0000004B">
      <w:pPr>
        <w:numPr>
          <w:ilvl w:val="1"/>
          <w:numId w:val="26"/>
        </w:numPr>
        <w:ind w:left="2160" w:hanging="360"/>
        <w:rPr>
          <w:u w:val="none"/>
        </w:rPr>
      </w:pPr>
      <w:r w:rsidDel="00000000" w:rsidR="00000000" w:rsidRPr="00000000">
        <w:rPr>
          <w:rtl w:val="0"/>
        </w:rPr>
        <w:t xml:space="preserve">In case in the layover city, BP and DP are the same then:</w:t>
        <w:br w:type="textWrapping"/>
      </w:r>
      <w:r w:rsidDel="00000000" w:rsidR="00000000" w:rsidRPr="00000000">
        <w:rPr>
          <w:rtl w:val="0"/>
        </w:rPr>
        <w:t xml:space="preserve">Layover details would appear on both of the bus details like shown</w:t>
      </w:r>
      <w:r w:rsidDel="00000000" w:rsidR="00000000" w:rsidRPr="00000000">
        <w:rPr>
          <w:rtl w:val="0"/>
        </w:rPr>
        <w:br w:type="textWrapping"/>
        <w:br w:type="textWrapping"/>
      </w:r>
      <w:r w:rsidDel="00000000" w:rsidR="00000000" w:rsidRPr="00000000">
        <w:rPr/>
        <w:drawing>
          <wp:inline distB="114300" distT="114300" distL="114300" distR="114300">
            <wp:extent cx="3467100" cy="1552575"/>
            <wp:effectExtent b="0" l="0" r="0" t="0"/>
            <wp:docPr id="12"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3467100" cy="15525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C">
      <w:pPr>
        <w:numPr>
          <w:ilvl w:val="1"/>
          <w:numId w:val="26"/>
        </w:numPr>
        <w:ind w:left="2160" w:hanging="360"/>
        <w:rPr>
          <w:u w:val="none"/>
        </w:rPr>
      </w:pPr>
      <w:r w:rsidDel="00000000" w:rsidR="00000000" w:rsidRPr="00000000">
        <w:rPr>
          <w:rtl w:val="0"/>
        </w:rPr>
        <w:t xml:space="preserve">In case in the layover city, BP and DP are different - the layover component would appear like shown:</w:t>
        <w:br w:type="textWrapping"/>
        <w:br w:type="textWrapping"/>
        <w:t xml:space="preserve">In case commute would be provided by operator, we would call that out in the layover section</w:t>
        <w:br w:type="textWrapping"/>
      </w:r>
    </w:p>
    <w:p w:rsidR="00000000" w:rsidDel="00000000" w:rsidP="00000000" w:rsidRDefault="00000000" w:rsidRPr="00000000" w14:paraId="0000004D">
      <w:pPr>
        <w:ind w:left="2160" w:firstLine="0"/>
        <w:rPr/>
      </w:pPr>
      <w:r w:rsidDel="00000000" w:rsidR="00000000" w:rsidRPr="00000000">
        <w:br w:type="page"/>
      </w:r>
      <w:r w:rsidDel="00000000" w:rsidR="00000000" w:rsidRPr="00000000">
        <w:rPr>
          <w:rtl w:val="0"/>
        </w:rPr>
      </w:r>
    </w:p>
    <w:p w:rsidR="00000000" w:rsidDel="00000000" w:rsidP="00000000" w:rsidRDefault="00000000" w:rsidRPr="00000000" w14:paraId="0000004E">
      <w:pPr>
        <w:ind w:left="2160" w:firstLine="0"/>
        <w:rPr/>
      </w:pPr>
      <w:commentRangeStart w:id="24"/>
      <w:commentRangeStart w:id="25"/>
      <w:r w:rsidDel="00000000" w:rsidR="00000000" w:rsidRPr="00000000">
        <w:rPr>
          <w:rtl w:val="0"/>
        </w:rPr>
        <w:t xml:space="preserve">We have 3 variants of layover component in the bus details:</w:t>
        <w:br w:type="textWrapping"/>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br w:type="textWrapping"/>
        <w:t xml:space="preserve">1. Dropping point of 1st leg = Boarding point of 2nd leg</w:t>
        <w:br w:type="textWrapping"/>
      </w:r>
      <w:r w:rsidDel="00000000" w:rsidR="00000000" w:rsidRPr="00000000">
        <w:rPr/>
        <w:drawing>
          <wp:inline distB="114300" distT="114300" distL="114300" distR="114300">
            <wp:extent cx="2526323" cy="1546211"/>
            <wp:effectExtent b="0" l="0" r="0" t="0"/>
            <wp:docPr id="22"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2526323" cy="154621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2160" w:firstLine="0"/>
        <w:rPr/>
      </w:pPr>
      <w:r w:rsidDel="00000000" w:rsidR="00000000" w:rsidRPr="00000000">
        <w:rPr>
          <w:rtl w:val="0"/>
        </w:rPr>
      </w:r>
    </w:p>
    <w:p w:rsidR="00000000" w:rsidDel="00000000" w:rsidP="00000000" w:rsidRDefault="00000000" w:rsidRPr="00000000" w14:paraId="00000050">
      <w:pPr>
        <w:ind w:left="2160" w:firstLine="0"/>
        <w:rPr/>
      </w:pPr>
      <w:r w:rsidDel="00000000" w:rsidR="00000000" w:rsidRPr="00000000">
        <w:rPr>
          <w:rtl w:val="0"/>
        </w:rPr>
        <w:t xml:space="preserve">2. Boarding point and dropping points are different, commute is not provided by the operator</w:t>
        <w:br w:type="textWrapping"/>
        <w:br w:type="textWrapping"/>
      </w:r>
      <w:r w:rsidDel="00000000" w:rsidR="00000000" w:rsidRPr="00000000">
        <w:rPr/>
        <w:drawing>
          <wp:inline distB="114300" distT="114300" distL="114300" distR="114300">
            <wp:extent cx="2205038" cy="2139126"/>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205038" cy="213912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2160" w:firstLine="0"/>
        <w:rPr/>
      </w:pPr>
      <w:r w:rsidDel="00000000" w:rsidR="00000000" w:rsidRPr="00000000">
        <w:rPr>
          <w:rtl w:val="0"/>
        </w:rPr>
      </w:r>
    </w:p>
    <w:p w:rsidR="00000000" w:rsidDel="00000000" w:rsidP="00000000" w:rsidRDefault="00000000" w:rsidRPr="00000000" w14:paraId="00000052">
      <w:pPr>
        <w:ind w:left="2160" w:firstLine="0"/>
        <w:rPr/>
      </w:pPr>
      <w:r w:rsidDel="00000000" w:rsidR="00000000" w:rsidRPr="00000000">
        <w:rPr>
          <w:rtl w:val="0"/>
        </w:rPr>
        <w:t xml:space="preserve">3. Boarding point and dropping points are different, commute is provided by the operator</w:t>
        <w:br w:type="textWrapping"/>
        <w:br w:type="textWrapping"/>
      </w:r>
      <w:r w:rsidDel="00000000" w:rsidR="00000000" w:rsidRPr="00000000">
        <w:rPr/>
        <w:drawing>
          <wp:inline distB="114300" distT="114300" distL="114300" distR="114300">
            <wp:extent cx="2005013" cy="1983395"/>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005013" cy="198339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53">
      <w:pPr>
        <w:numPr>
          <w:ilvl w:val="0"/>
          <w:numId w:val="26"/>
        </w:numPr>
        <w:ind w:left="1440" w:hanging="360"/>
        <w:rPr>
          <w:u w:val="none"/>
        </w:rPr>
      </w:pPr>
      <w:r w:rsidDel="00000000" w:rsidR="00000000" w:rsidRPr="00000000">
        <w:rPr>
          <w:rtl w:val="0"/>
        </w:rPr>
        <w:t xml:space="preserve">(Subject to GDS providing these details: </w:t>
      </w:r>
      <w:commentRangeStart w:id="26"/>
      <w:commentRangeStart w:id="27"/>
      <w:commentRangeStart w:id="28"/>
      <w:r w:rsidDel="00000000" w:rsidR="00000000" w:rsidRPr="00000000">
        <w:rPr>
          <w:rtl w:val="0"/>
        </w:rPr>
        <w:t xml:space="preserve">Bus details meta to contain lounge images in case of connecting services</w:t>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t xml:space="preserve">)</w:t>
      </w:r>
    </w:p>
    <w:p w:rsidR="00000000" w:rsidDel="00000000" w:rsidP="00000000" w:rsidRDefault="00000000" w:rsidRPr="00000000" w14:paraId="0000005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numPr>
          <w:ilvl w:val="0"/>
          <w:numId w:val="34"/>
        </w:numPr>
        <w:spacing w:after="0" w:afterAutospacing="0"/>
        <w:ind w:left="720" w:hanging="360"/>
      </w:pPr>
      <w:bookmarkStart w:colFirst="0" w:colLast="0" w:name="_p187ns7dstrw" w:id="10"/>
      <w:bookmarkEnd w:id="10"/>
      <w:r w:rsidDel="00000000" w:rsidR="00000000" w:rsidRPr="00000000">
        <w:rPr>
          <w:rtl w:val="0"/>
        </w:rPr>
        <w:t xml:space="preserve">BP DP selection screen</w:t>
        <w:br w:type="textWrapping"/>
      </w:r>
    </w:p>
    <w:p w:rsidR="00000000" w:rsidDel="00000000" w:rsidP="00000000" w:rsidRDefault="00000000" w:rsidRPr="00000000" w14:paraId="00000056">
      <w:pPr>
        <w:numPr>
          <w:ilvl w:val="0"/>
          <w:numId w:val="10"/>
        </w:numPr>
        <w:ind w:left="1440" w:hanging="360"/>
        <w:rPr>
          <w:u w:val="none"/>
        </w:rPr>
      </w:pPr>
      <w:r w:rsidDel="00000000" w:rsidR="00000000" w:rsidRPr="00000000">
        <w:rPr>
          <w:rtl w:val="0"/>
        </w:rPr>
        <w:t xml:space="preserve">We will call out Source and destination names right below boarding and dropping points as shown</w:t>
      </w:r>
    </w:p>
    <w:p w:rsidR="00000000" w:rsidDel="00000000" w:rsidP="00000000" w:rsidRDefault="00000000" w:rsidRPr="00000000" w14:paraId="00000057">
      <w:pPr>
        <w:numPr>
          <w:ilvl w:val="0"/>
          <w:numId w:val="10"/>
        </w:numPr>
        <w:ind w:left="1440" w:hanging="360"/>
        <w:rPr>
          <w:u w:val="none"/>
        </w:rPr>
      </w:pPr>
      <w:r w:rsidDel="00000000" w:rsidR="00000000" w:rsidRPr="00000000">
        <w:rPr>
          <w:rtl w:val="0"/>
        </w:rPr>
        <w:t xml:space="preserve">We would also highlight the layover duration on this screen like shown</w:t>
        <w:br w:type="textWrapping"/>
      </w:r>
      <w:r w:rsidDel="00000000" w:rsidR="00000000" w:rsidRPr="00000000">
        <w:rPr/>
        <w:drawing>
          <wp:inline distB="114300" distT="114300" distL="114300" distR="114300">
            <wp:extent cx="1831503" cy="4066659"/>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831503" cy="406665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10"/>
        </w:numPr>
        <w:ind w:left="1440" w:hanging="360"/>
        <w:rPr>
          <w:u w:val="none"/>
        </w:rPr>
      </w:pPr>
      <w:r w:rsidDel="00000000" w:rsidR="00000000" w:rsidRPr="00000000">
        <w:rPr>
          <w:rtl w:val="0"/>
        </w:rPr>
        <w:t xml:space="preserve">Click on layover component should open a bottom sheet like shown:</w:t>
      </w:r>
    </w:p>
    <w:p w:rsidR="00000000" w:rsidDel="00000000" w:rsidP="00000000" w:rsidRDefault="00000000" w:rsidRPr="00000000" w14:paraId="00000059">
      <w:pPr>
        <w:ind w:left="1440" w:firstLine="0"/>
        <w:rPr/>
      </w:pPr>
      <w:r w:rsidDel="00000000" w:rsidR="00000000" w:rsidRPr="00000000">
        <w:rPr>
          <w:rtl w:val="0"/>
        </w:rPr>
        <w:t xml:space="preserve">(whichever case is applicable should be shown among the 3 below)</w:t>
      </w:r>
    </w:p>
    <w:p w:rsidR="00000000" w:rsidDel="00000000" w:rsidP="00000000" w:rsidRDefault="00000000" w:rsidRPr="00000000" w14:paraId="0000005A">
      <w:pPr>
        <w:ind w:left="1440" w:firstLine="0"/>
        <w:rPr/>
      </w:pPr>
      <w:r w:rsidDel="00000000" w:rsidR="00000000" w:rsidRPr="00000000">
        <w:rPr/>
        <w:drawing>
          <wp:inline distB="114300" distT="114300" distL="114300" distR="114300">
            <wp:extent cx="1481138" cy="1444109"/>
            <wp:effectExtent b="0" l="0" r="0" t="0"/>
            <wp:docPr id="26"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481138" cy="1444109"/>
                    </a:xfrm>
                    <a:prstGeom prst="rect"/>
                    <a:ln/>
                  </pic:spPr>
                </pic:pic>
              </a:graphicData>
            </a:graphic>
          </wp:inline>
        </w:drawing>
      </w:r>
      <w:r w:rsidDel="00000000" w:rsidR="00000000" w:rsidRPr="00000000">
        <w:rPr/>
        <w:drawing>
          <wp:inline distB="114300" distT="114300" distL="114300" distR="114300">
            <wp:extent cx="1890460" cy="1096204"/>
            <wp:effectExtent b="0" l="0" r="0" t="0"/>
            <wp:docPr id="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890460" cy="1096204"/>
                    </a:xfrm>
                    <a:prstGeom prst="rect"/>
                    <a:ln/>
                  </pic:spPr>
                </pic:pic>
              </a:graphicData>
            </a:graphic>
          </wp:inline>
        </w:drawing>
      </w:r>
      <w:r w:rsidDel="00000000" w:rsidR="00000000" w:rsidRPr="00000000">
        <w:rPr/>
        <w:drawing>
          <wp:inline distB="114300" distT="114300" distL="114300" distR="114300">
            <wp:extent cx="1273473" cy="1370287"/>
            <wp:effectExtent b="0" l="0" r="0" t="0"/>
            <wp:docPr id="2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1273473" cy="1370287"/>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5B">
      <w:pPr>
        <w:ind w:left="1440" w:firstLine="0"/>
        <w:rPr/>
      </w:pP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2"/>
        <w:numPr>
          <w:ilvl w:val="0"/>
          <w:numId w:val="34"/>
        </w:numPr>
        <w:spacing w:after="0" w:afterAutospacing="0"/>
        <w:ind w:left="720" w:hanging="360"/>
      </w:pPr>
      <w:bookmarkStart w:colFirst="0" w:colLast="0" w:name="_s6qvqkhtws05" w:id="11"/>
      <w:bookmarkEnd w:id="11"/>
      <w:r w:rsidDel="00000000" w:rsidR="00000000" w:rsidRPr="00000000">
        <w:rPr>
          <w:rtl w:val="0"/>
        </w:rPr>
        <w:t xml:space="preserve">Cust Info</w:t>
      </w:r>
    </w:p>
    <w:p w:rsidR="00000000" w:rsidDel="00000000" w:rsidP="00000000" w:rsidRDefault="00000000" w:rsidRPr="00000000" w14:paraId="0000005E">
      <w:pPr>
        <w:numPr>
          <w:ilvl w:val="0"/>
          <w:numId w:val="18"/>
        </w:numPr>
        <w:ind w:left="1440" w:hanging="360"/>
        <w:rPr>
          <w:u w:val="none"/>
        </w:rPr>
      </w:pPr>
      <w:r w:rsidDel="00000000" w:rsidR="00000000" w:rsidRPr="00000000">
        <w:rPr>
          <w:rtl w:val="0"/>
        </w:rPr>
        <w:t xml:space="preserve">The top component describing journey details would change to accommodate </w:t>
      </w:r>
    </w:p>
    <w:p w:rsidR="00000000" w:rsidDel="00000000" w:rsidP="00000000" w:rsidRDefault="00000000" w:rsidRPr="00000000" w14:paraId="0000005F">
      <w:pPr>
        <w:numPr>
          <w:ilvl w:val="1"/>
          <w:numId w:val="18"/>
        </w:numPr>
        <w:ind w:left="2160" w:hanging="360"/>
        <w:rPr>
          <w:u w:val="none"/>
        </w:rPr>
      </w:pPr>
      <w:r w:rsidDel="00000000" w:rsidR="00000000" w:rsidRPr="00000000">
        <w:rPr>
          <w:rtl w:val="0"/>
        </w:rPr>
        <w:t xml:space="preserve">BO name</w:t>
      </w:r>
    </w:p>
    <w:p w:rsidR="00000000" w:rsidDel="00000000" w:rsidP="00000000" w:rsidRDefault="00000000" w:rsidRPr="00000000" w14:paraId="00000060">
      <w:pPr>
        <w:numPr>
          <w:ilvl w:val="1"/>
          <w:numId w:val="18"/>
        </w:numPr>
        <w:ind w:left="2160" w:hanging="360"/>
        <w:rPr>
          <w:u w:val="none"/>
        </w:rPr>
      </w:pPr>
      <w:r w:rsidDel="00000000" w:rsidR="00000000" w:rsidRPr="00000000">
        <w:rPr>
          <w:rtl w:val="0"/>
        </w:rPr>
        <w:t xml:space="preserve">Layover duration &amp; place</w:t>
      </w:r>
    </w:p>
    <w:p w:rsidR="00000000" w:rsidDel="00000000" w:rsidP="00000000" w:rsidRDefault="00000000" w:rsidRPr="00000000" w14:paraId="00000061">
      <w:pPr>
        <w:numPr>
          <w:ilvl w:val="1"/>
          <w:numId w:val="18"/>
        </w:numPr>
        <w:ind w:left="2160" w:hanging="360"/>
        <w:rPr>
          <w:u w:val="none"/>
        </w:rPr>
      </w:pPr>
      <w:r w:rsidDel="00000000" w:rsidR="00000000" w:rsidRPr="00000000">
        <w:rPr>
          <w:rtl w:val="0"/>
        </w:rPr>
        <w:t xml:space="preserve">Boarding point, time</w:t>
      </w:r>
    </w:p>
    <w:p w:rsidR="00000000" w:rsidDel="00000000" w:rsidP="00000000" w:rsidRDefault="00000000" w:rsidRPr="00000000" w14:paraId="00000062">
      <w:pPr>
        <w:numPr>
          <w:ilvl w:val="1"/>
          <w:numId w:val="18"/>
        </w:numPr>
        <w:ind w:left="2160" w:hanging="360"/>
        <w:rPr>
          <w:u w:val="none"/>
        </w:rPr>
      </w:pPr>
      <w:r w:rsidDel="00000000" w:rsidR="00000000" w:rsidRPr="00000000">
        <w:rPr>
          <w:rtl w:val="0"/>
        </w:rPr>
        <w:t xml:space="preserve">Dropping point, time</w:t>
      </w:r>
    </w:p>
    <w:p w:rsidR="00000000" w:rsidDel="00000000" w:rsidP="00000000" w:rsidRDefault="00000000" w:rsidRPr="00000000" w14:paraId="00000063">
      <w:pPr>
        <w:numPr>
          <w:ilvl w:val="1"/>
          <w:numId w:val="18"/>
        </w:numPr>
        <w:ind w:left="2160" w:hanging="360"/>
        <w:rPr>
          <w:u w:val="none"/>
        </w:rPr>
      </w:pPr>
      <w:r w:rsidDel="00000000" w:rsidR="00000000" w:rsidRPr="00000000">
        <w:rPr>
          <w:rtl w:val="0"/>
        </w:rPr>
        <w:t xml:space="preserve">Number of seats selected</w:t>
      </w:r>
    </w:p>
    <w:p w:rsidR="00000000" w:rsidDel="00000000" w:rsidP="00000000" w:rsidRDefault="00000000" w:rsidRPr="00000000" w14:paraId="00000064">
      <w:pPr>
        <w:numPr>
          <w:ilvl w:val="1"/>
          <w:numId w:val="18"/>
        </w:numPr>
        <w:ind w:left="2160" w:hanging="360"/>
        <w:rPr>
          <w:u w:val="none"/>
        </w:rPr>
      </w:pPr>
      <w:r w:rsidDel="00000000" w:rsidR="00000000" w:rsidRPr="00000000">
        <w:rPr>
          <w:rtl w:val="0"/>
        </w:rPr>
        <w:t xml:space="preserve">View details CTA</w:t>
      </w:r>
    </w:p>
    <w:p w:rsidR="00000000" w:rsidDel="00000000" w:rsidP="00000000" w:rsidRDefault="00000000" w:rsidRPr="00000000" w14:paraId="00000065">
      <w:pPr>
        <w:numPr>
          <w:ilvl w:val="1"/>
          <w:numId w:val="18"/>
        </w:numPr>
        <w:ind w:left="2160" w:hanging="360"/>
        <w:rPr>
          <w:u w:val="none"/>
        </w:rPr>
      </w:pPr>
      <w:commentRangeStart w:id="29"/>
      <w:r w:rsidDel="00000000" w:rsidR="00000000" w:rsidRPr="00000000">
        <w:rPr>
          <w:rtl w:val="0"/>
        </w:rPr>
        <w:t xml:space="preserve">Non reschedulable &amp; non cancellable bus tags</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ab/>
        <w:tab/>
        <w:t xml:space="preserve">Like shown:</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tab/>
        <w:tab/>
      </w:r>
      <w:r w:rsidDel="00000000" w:rsidR="00000000" w:rsidRPr="00000000">
        <w:rPr/>
        <w:drawing>
          <wp:inline distB="114300" distT="114300" distL="114300" distR="114300">
            <wp:extent cx="2976563" cy="2652642"/>
            <wp:effectExtent b="0" l="0" r="0" t="0"/>
            <wp:docPr id="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2976563" cy="265264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numPr>
          <w:ilvl w:val="0"/>
          <w:numId w:val="16"/>
        </w:numPr>
        <w:ind w:left="1440" w:hanging="360"/>
        <w:rPr>
          <w:u w:val="none"/>
        </w:rPr>
      </w:pPr>
      <w:r w:rsidDel="00000000" w:rsidR="00000000" w:rsidRPr="00000000">
        <w:rPr>
          <w:rtl w:val="0"/>
        </w:rPr>
        <w:t xml:space="preserve">Click on view details CTA would open this bottom sheet:</w:t>
      </w:r>
    </w:p>
    <w:p w:rsidR="00000000" w:rsidDel="00000000" w:rsidP="00000000" w:rsidRDefault="00000000" w:rsidRPr="00000000" w14:paraId="0000006B">
      <w:pPr>
        <w:ind w:left="0" w:firstLine="0"/>
        <w:rPr/>
      </w:pPr>
      <w:r w:rsidDel="00000000" w:rsidR="00000000" w:rsidRPr="00000000">
        <w:rPr>
          <w:rtl w:val="0"/>
        </w:rPr>
        <w:tab/>
        <w:tab/>
      </w:r>
      <w:r w:rsidDel="00000000" w:rsidR="00000000" w:rsidRPr="00000000">
        <w:rPr/>
        <w:drawing>
          <wp:inline distB="114300" distT="114300" distL="114300" distR="114300">
            <wp:extent cx="1281113" cy="2781219"/>
            <wp:effectExtent b="0" l="0" r="0" t="0"/>
            <wp:docPr id="2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1281113" cy="278121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numPr>
          <w:ilvl w:val="0"/>
          <w:numId w:val="27"/>
        </w:numPr>
        <w:ind w:left="720" w:hanging="360"/>
        <w:rPr>
          <w:b w:val="1"/>
        </w:rPr>
      </w:pPr>
      <w:commentRangeStart w:id="30"/>
      <w:r w:rsidDel="00000000" w:rsidR="00000000" w:rsidRPr="00000000">
        <w:rPr>
          <w:b w:val="1"/>
          <w:rtl w:val="0"/>
        </w:rPr>
        <w:t xml:space="preserve">Seat selection related use cases:</w:t>
      </w:r>
    </w:p>
    <w:p w:rsidR="00000000" w:rsidDel="00000000" w:rsidP="00000000" w:rsidRDefault="00000000" w:rsidRPr="00000000" w14:paraId="0000006E">
      <w:pPr>
        <w:numPr>
          <w:ilvl w:val="1"/>
          <w:numId w:val="27"/>
        </w:numPr>
        <w:ind w:left="1440" w:hanging="360"/>
        <w:rPr>
          <w:u w:val="none"/>
        </w:rPr>
      </w:pPr>
      <w:r w:rsidDel="00000000" w:rsidR="00000000" w:rsidRPr="00000000">
        <w:rPr>
          <w:rtl w:val="0"/>
        </w:rPr>
        <w:t xml:space="preserve">In case user has selected 2 seats:</w:t>
        <w:br w:type="textWrapping"/>
        <w:t xml:space="preserve">Bus 1: 1 female, 1 general</w:t>
      </w:r>
    </w:p>
    <w:p w:rsidR="00000000" w:rsidDel="00000000" w:rsidP="00000000" w:rsidRDefault="00000000" w:rsidRPr="00000000" w14:paraId="0000006F">
      <w:pPr>
        <w:ind w:left="1440" w:firstLine="0"/>
        <w:rPr/>
      </w:pPr>
      <w:r w:rsidDel="00000000" w:rsidR="00000000" w:rsidRPr="00000000">
        <w:rPr>
          <w:rtl w:val="0"/>
        </w:rPr>
        <w:t xml:space="preserve">Bus 2: 2 general seats</w:t>
        <w:br w:type="textWrapping"/>
        <w:br w:type="textWrapping"/>
        <w:t xml:space="preserve">In this case we must ask the user to select at least 1 female seat on cust info</w:t>
        <w:br w:type="textWrapping"/>
      </w:r>
    </w:p>
    <w:p w:rsidR="00000000" w:rsidDel="00000000" w:rsidP="00000000" w:rsidRDefault="00000000" w:rsidRPr="00000000" w14:paraId="00000070">
      <w:pPr>
        <w:numPr>
          <w:ilvl w:val="0"/>
          <w:numId w:val="20"/>
        </w:numPr>
        <w:ind w:left="1440" w:hanging="360"/>
        <w:rPr>
          <w:u w:val="none"/>
        </w:rPr>
      </w:pPr>
      <w:r w:rsidDel="00000000" w:rsidR="00000000" w:rsidRPr="00000000">
        <w:rPr>
          <w:rtl w:val="0"/>
        </w:rPr>
        <w:t xml:space="preserve">In a similar manner, contradictory selections must not be allowed</w:t>
        <w:br w:type="textWrapping"/>
        <w:t xml:space="preserve">Example of contradictory selections:</w:t>
        <w:br w:type="textWrapping"/>
        <w:t xml:space="preserve">Bus 1: 2 reserved for male seats selected</w:t>
      </w:r>
    </w:p>
    <w:p w:rsidR="00000000" w:rsidDel="00000000" w:rsidP="00000000" w:rsidRDefault="00000000" w:rsidRPr="00000000" w14:paraId="00000071">
      <w:pPr>
        <w:ind w:left="1440" w:firstLine="0"/>
        <w:rPr/>
      </w:pPr>
      <w:r w:rsidDel="00000000" w:rsidR="00000000" w:rsidRPr="00000000">
        <w:rPr>
          <w:rtl w:val="0"/>
        </w:rPr>
        <w:t xml:space="preserve">Bus 2: 2 reserved for female seats selected</w:t>
      </w:r>
    </w:p>
    <w:p w:rsidR="00000000" w:rsidDel="00000000" w:rsidP="00000000" w:rsidRDefault="00000000" w:rsidRPr="00000000" w14:paraId="00000072">
      <w:pPr>
        <w:ind w:left="720" w:firstLine="0"/>
        <w:rPr/>
      </w:pPr>
      <w:r w:rsidDel="00000000" w:rsidR="00000000" w:rsidRPr="00000000">
        <w:rPr>
          <w:rtl w:val="0"/>
        </w:rPr>
        <w:br w:type="textWrapping"/>
        <w:t xml:space="preserve">Details are listed here: </w:t>
      </w:r>
      <w:hyperlink r:id="rId25">
        <w:r w:rsidDel="00000000" w:rsidR="00000000" w:rsidRPr="00000000">
          <w:rPr>
            <w:color w:val="0000ee"/>
            <w:u w:val="single"/>
            <w:rtl w:val="0"/>
          </w:rPr>
          <w:t xml:space="preserve">Connected services: Gender use cases</w:t>
        </w:r>
      </w:hyperlink>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Please note that the cases highlighted here are for 2 seats, but the logic must extend for any number of selections.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74">
      <w:pPr>
        <w:pStyle w:val="Heading2"/>
        <w:numPr>
          <w:ilvl w:val="0"/>
          <w:numId w:val="34"/>
        </w:numPr>
        <w:ind w:left="720" w:hanging="360"/>
      </w:pPr>
      <w:bookmarkStart w:colFirst="0" w:colLast="0" w:name="_lnnu0h9drdxg" w:id="12"/>
      <w:bookmarkEnd w:id="12"/>
      <w:r w:rsidDel="00000000" w:rsidR="00000000" w:rsidRPr="00000000">
        <w:rPr>
          <w:rtl w:val="0"/>
        </w:rPr>
        <w:t xml:space="preserve">Payment Page</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numPr>
          <w:ilvl w:val="0"/>
          <w:numId w:val="29"/>
        </w:numPr>
        <w:ind w:left="1440" w:hanging="360"/>
        <w:rPr>
          <w:u w:val="none"/>
        </w:rPr>
      </w:pPr>
      <w:r w:rsidDel="00000000" w:rsidR="00000000" w:rsidRPr="00000000">
        <w:rPr>
          <w:rtl w:val="0"/>
        </w:rPr>
        <w:t xml:space="preserve">The booking details component will contain</w:t>
      </w:r>
    </w:p>
    <w:p w:rsidR="00000000" w:rsidDel="00000000" w:rsidP="00000000" w:rsidRDefault="00000000" w:rsidRPr="00000000" w14:paraId="00000077">
      <w:pPr>
        <w:numPr>
          <w:ilvl w:val="1"/>
          <w:numId w:val="29"/>
        </w:numPr>
        <w:ind w:left="2160" w:hanging="360"/>
        <w:rPr>
          <w:u w:val="none"/>
        </w:rPr>
      </w:pPr>
      <w:r w:rsidDel="00000000" w:rsidR="00000000" w:rsidRPr="00000000">
        <w:rPr>
          <w:rtl w:val="0"/>
        </w:rPr>
        <w:t xml:space="preserve">Source</w:t>
      </w:r>
    </w:p>
    <w:p w:rsidR="00000000" w:rsidDel="00000000" w:rsidP="00000000" w:rsidRDefault="00000000" w:rsidRPr="00000000" w14:paraId="00000078">
      <w:pPr>
        <w:numPr>
          <w:ilvl w:val="1"/>
          <w:numId w:val="29"/>
        </w:numPr>
        <w:ind w:left="2160" w:hanging="360"/>
        <w:rPr>
          <w:u w:val="none"/>
        </w:rPr>
      </w:pPr>
      <w:r w:rsidDel="00000000" w:rsidR="00000000" w:rsidRPr="00000000">
        <w:rPr>
          <w:rtl w:val="0"/>
        </w:rPr>
        <w:t xml:space="preserve">Destination</w:t>
      </w:r>
    </w:p>
    <w:p w:rsidR="00000000" w:rsidDel="00000000" w:rsidP="00000000" w:rsidRDefault="00000000" w:rsidRPr="00000000" w14:paraId="00000079">
      <w:pPr>
        <w:numPr>
          <w:ilvl w:val="1"/>
          <w:numId w:val="29"/>
        </w:numPr>
        <w:ind w:left="2160" w:hanging="360"/>
        <w:rPr>
          <w:u w:val="none"/>
        </w:rPr>
      </w:pPr>
      <w:r w:rsidDel="00000000" w:rsidR="00000000" w:rsidRPr="00000000">
        <w:rPr>
          <w:rtl w:val="0"/>
        </w:rPr>
        <w:t xml:space="preserve">Boarding time, date, day</w:t>
      </w:r>
    </w:p>
    <w:p w:rsidR="00000000" w:rsidDel="00000000" w:rsidP="00000000" w:rsidRDefault="00000000" w:rsidRPr="00000000" w14:paraId="0000007A">
      <w:pPr>
        <w:numPr>
          <w:ilvl w:val="1"/>
          <w:numId w:val="29"/>
        </w:numPr>
        <w:ind w:left="2160" w:hanging="360"/>
        <w:rPr>
          <w:u w:val="none"/>
        </w:rPr>
      </w:pPr>
      <w:r w:rsidDel="00000000" w:rsidR="00000000" w:rsidRPr="00000000">
        <w:rPr>
          <w:rtl w:val="0"/>
        </w:rPr>
        <w:t xml:space="preserve">Number of add ons selected</w:t>
      </w:r>
    </w:p>
    <w:p w:rsidR="00000000" w:rsidDel="00000000" w:rsidP="00000000" w:rsidRDefault="00000000" w:rsidRPr="00000000" w14:paraId="0000007B">
      <w:pPr>
        <w:numPr>
          <w:ilvl w:val="1"/>
          <w:numId w:val="29"/>
        </w:numPr>
        <w:ind w:left="2160" w:hanging="360"/>
        <w:rPr>
          <w:u w:val="none"/>
        </w:rPr>
      </w:pPr>
      <w:r w:rsidDel="00000000" w:rsidR="00000000" w:rsidRPr="00000000">
        <w:rPr>
          <w:rtl w:val="0"/>
        </w:rPr>
        <w:t xml:space="preserve">View details CTA</w:t>
      </w:r>
    </w:p>
    <w:p w:rsidR="00000000" w:rsidDel="00000000" w:rsidP="00000000" w:rsidRDefault="00000000" w:rsidRPr="00000000" w14:paraId="0000007C">
      <w:pPr>
        <w:ind w:left="1440" w:firstLine="0"/>
        <w:rPr/>
      </w:pPr>
      <w:r w:rsidDel="00000000" w:rsidR="00000000" w:rsidRPr="00000000">
        <w:rPr/>
        <w:drawing>
          <wp:inline distB="114300" distT="114300" distL="114300" distR="114300">
            <wp:extent cx="2457450" cy="1333500"/>
            <wp:effectExtent b="0" l="0" r="0" t="0"/>
            <wp:docPr id="13"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2457450" cy="1333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D">
      <w:pPr>
        <w:numPr>
          <w:ilvl w:val="0"/>
          <w:numId w:val="29"/>
        </w:numPr>
        <w:ind w:left="1440" w:hanging="360"/>
        <w:rPr>
          <w:u w:val="none"/>
        </w:rPr>
      </w:pPr>
      <w:r w:rsidDel="00000000" w:rsidR="00000000" w:rsidRPr="00000000">
        <w:rPr>
          <w:rtl w:val="0"/>
        </w:rPr>
        <w:t xml:space="preserve">Clicking on view details would expand the bottom sheet like shown</w:t>
      </w:r>
    </w:p>
    <w:p w:rsidR="00000000" w:rsidDel="00000000" w:rsidP="00000000" w:rsidRDefault="00000000" w:rsidRPr="00000000" w14:paraId="0000007E">
      <w:pPr>
        <w:ind w:left="1440" w:firstLine="0"/>
        <w:rPr/>
      </w:pPr>
      <w:r w:rsidDel="00000000" w:rsidR="00000000" w:rsidRPr="00000000">
        <w:rPr/>
        <w:drawing>
          <wp:inline distB="114300" distT="114300" distL="114300" distR="114300">
            <wp:extent cx="1909763" cy="3835709"/>
            <wp:effectExtent b="0" l="0" r="0" t="0"/>
            <wp:docPr id="27"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1909763" cy="3835709"/>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23"/>
        </w:numPr>
        <w:ind w:left="1440" w:hanging="360"/>
        <w:rPr>
          <w:u w:val="none"/>
        </w:rPr>
      </w:pPr>
      <w:commentRangeStart w:id="31"/>
      <w:r w:rsidDel="00000000" w:rsidR="00000000" w:rsidRPr="00000000">
        <w:rPr>
          <w:rtl w:val="0"/>
        </w:rPr>
        <w:t xml:space="preserve">Just like today - the GST will go to the state mentioned by the user in the cust info flow</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pStyle w:val="Heading2"/>
        <w:ind w:left="0" w:firstLine="0"/>
        <w:rPr/>
      </w:pPr>
      <w:bookmarkStart w:colFirst="0" w:colLast="0" w:name="_6shq0553k2ht" w:id="13"/>
      <w:bookmarkEnd w:id="13"/>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numPr>
          <w:ilvl w:val="0"/>
          <w:numId w:val="34"/>
        </w:numPr>
        <w:ind w:left="720" w:hanging="360"/>
        <w:rPr/>
      </w:pPr>
      <w:bookmarkStart w:colFirst="0" w:colLast="0" w:name="_oa90eekue5pi" w:id="14"/>
      <w:bookmarkEnd w:id="14"/>
      <w:r w:rsidDel="00000000" w:rsidR="00000000" w:rsidRPr="00000000">
        <w:rPr>
          <w:rtl w:val="0"/>
        </w:rPr>
        <w:t xml:space="preserve">Post booking / thank you</w:t>
      </w:r>
      <w:r w:rsidDel="00000000" w:rsidR="00000000" w:rsidRPr="00000000">
        <w:rPr>
          <w:rtl w:val="0"/>
        </w:rPr>
      </w:r>
    </w:p>
    <w:p w:rsidR="00000000" w:rsidDel="00000000" w:rsidP="00000000" w:rsidRDefault="00000000" w:rsidRPr="00000000" w14:paraId="00000084">
      <w:pPr>
        <w:ind w:left="720" w:firstLine="0"/>
        <w:rPr>
          <w:strike w:val="1"/>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t xml:space="preserve">We would be taking up the post booking changes as a part of phase 1 itself.</w:t>
      </w:r>
    </w:p>
    <w:p w:rsidR="00000000" w:rsidDel="00000000" w:rsidP="00000000" w:rsidRDefault="00000000" w:rsidRPr="00000000" w14:paraId="00000086">
      <w:pPr>
        <w:ind w:left="720" w:firstLine="0"/>
        <w:rPr/>
      </w:pPr>
      <w:r w:rsidDel="00000000" w:rsidR="00000000" w:rsidRPr="00000000">
        <w:rPr>
          <w:rtl w:val="0"/>
        </w:rPr>
        <w:t xml:space="preserve">Thank you page would be as shown below. It would have 2 different live tracking cards like shown in the designs</w:t>
      </w:r>
    </w:p>
    <w:p w:rsidR="00000000" w:rsidDel="00000000" w:rsidP="00000000" w:rsidRDefault="00000000" w:rsidRPr="00000000" w14:paraId="00000087">
      <w:pPr>
        <w:ind w:left="720" w:firstLine="0"/>
        <w:rPr/>
      </w:pPr>
      <w:r w:rsidDel="00000000" w:rsidR="00000000" w:rsidRPr="00000000">
        <w:rPr>
          <w:rtl w:val="0"/>
        </w:rPr>
        <w:br w:type="textWrapping"/>
        <w:tab/>
      </w:r>
      <w:r w:rsidDel="00000000" w:rsidR="00000000" w:rsidRPr="00000000">
        <w:rPr/>
        <w:drawing>
          <wp:inline distB="114300" distT="114300" distL="114300" distR="114300">
            <wp:extent cx="1347788" cy="3155999"/>
            <wp:effectExtent b="0" l="0" r="0" t="0"/>
            <wp:docPr id="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1347788" cy="315599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numPr>
          <w:ilvl w:val="0"/>
          <w:numId w:val="9"/>
        </w:numPr>
        <w:ind w:left="1440" w:hanging="360"/>
        <w:rPr>
          <w:u w:val="none"/>
        </w:rPr>
      </w:pPr>
      <w:r w:rsidDel="00000000" w:rsidR="00000000" w:rsidRPr="00000000">
        <w:rPr>
          <w:rtl w:val="0"/>
        </w:rPr>
        <w:t xml:space="preserve">The main ticket page should highlight the ticket form A-C</w:t>
      </w:r>
    </w:p>
    <w:p w:rsidR="00000000" w:rsidDel="00000000" w:rsidP="00000000" w:rsidRDefault="00000000" w:rsidRPr="00000000" w14:paraId="0000008A">
      <w:pPr>
        <w:numPr>
          <w:ilvl w:val="0"/>
          <w:numId w:val="9"/>
        </w:numPr>
        <w:ind w:left="1440" w:hanging="360"/>
        <w:rPr>
          <w:u w:val="none"/>
        </w:rPr>
      </w:pPr>
      <w:r w:rsidDel="00000000" w:rsidR="00000000" w:rsidRPr="00000000">
        <w:rPr>
          <w:rtl w:val="0"/>
        </w:rPr>
        <w:t xml:space="preserve">Click on view both tickets should open Leg 1 ticket - swiping on which should open the leg 2 ticket like shown. The ticket # and PNR number shown here </w:t>
      </w:r>
      <w:r w:rsidDel="00000000" w:rsidR="00000000" w:rsidRPr="00000000">
        <w:rPr>
          <w:rtl w:val="0"/>
        </w:rPr>
        <w:t xml:space="preserve">should </w:t>
      </w:r>
      <w:r w:rsidDel="00000000" w:rsidR="00000000" w:rsidRPr="00000000">
        <w:rPr>
          <w:rtl w:val="0"/>
        </w:rPr>
        <w:t xml:space="preserve">be for individual tickets</w:t>
      </w:r>
    </w:p>
    <w:p w:rsidR="00000000" w:rsidDel="00000000" w:rsidP="00000000" w:rsidRDefault="00000000" w:rsidRPr="00000000" w14:paraId="0000008B">
      <w:pPr>
        <w:ind w:left="1440" w:firstLine="0"/>
        <w:rPr/>
      </w:pPr>
      <w:r w:rsidDel="00000000" w:rsidR="00000000" w:rsidRPr="00000000">
        <w:rPr/>
        <w:drawing>
          <wp:inline distB="114300" distT="114300" distL="114300" distR="114300">
            <wp:extent cx="1500188" cy="2332045"/>
            <wp:effectExtent b="0" l="0" r="0" t="0"/>
            <wp:docPr id="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1500188" cy="233204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720" w:firstLine="0"/>
        <w:rPr>
          <w:strike w:val="1"/>
        </w:rPr>
      </w:pPr>
      <w:r w:rsidDel="00000000" w:rsidR="00000000" w:rsidRPr="00000000">
        <w:rPr>
          <w:rtl w:val="0"/>
        </w:rPr>
      </w:r>
    </w:p>
    <w:p w:rsidR="00000000" w:rsidDel="00000000" w:rsidP="00000000" w:rsidRDefault="00000000" w:rsidRPr="00000000" w14:paraId="0000008E">
      <w:pPr>
        <w:ind w:left="720" w:firstLine="0"/>
        <w:rPr>
          <w:strike w:val="1"/>
        </w:rPr>
      </w:pPr>
      <w:r w:rsidDel="00000000" w:rsidR="00000000" w:rsidRPr="00000000">
        <w:rPr>
          <w:rtl w:val="0"/>
        </w:rPr>
      </w:r>
    </w:p>
    <w:p w:rsidR="00000000" w:rsidDel="00000000" w:rsidP="00000000" w:rsidRDefault="00000000" w:rsidRPr="00000000" w14:paraId="0000008F">
      <w:pPr>
        <w:pStyle w:val="Heading2"/>
        <w:numPr>
          <w:ilvl w:val="0"/>
          <w:numId w:val="34"/>
        </w:numPr>
        <w:spacing w:after="0" w:afterAutospacing="0"/>
        <w:ind w:left="720" w:hanging="360"/>
        <w:rPr/>
      </w:pPr>
      <w:bookmarkStart w:colFirst="0" w:colLast="0" w:name="_o1urzu4znsnh" w:id="15"/>
      <w:bookmarkEnd w:id="15"/>
      <w:r w:rsidDel="00000000" w:rsidR="00000000" w:rsidRPr="00000000">
        <w:rPr>
          <w:rtl w:val="0"/>
        </w:rPr>
        <w:t xml:space="preserve">My bookings &amp; </w:t>
      </w:r>
      <w:commentRangeStart w:id="32"/>
      <w:commentRangeStart w:id="33"/>
      <w:r w:rsidDel="00000000" w:rsidR="00000000" w:rsidRPr="00000000">
        <w:rPr>
          <w:rtl w:val="0"/>
        </w:rPr>
        <w:t xml:space="preserve">Bus Buddy</w:t>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90">
      <w:pPr>
        <w:numPr>
          <w:ilvl w:val="0"/>
          <w:numId w:val="19"/>
        </w:numPr>
        <w:ind w:left="1440" w:hanging="360"/>
        <w:rPr>
          <w:u w:val="none"/>
        </w:rPr>
      </w:pPr>
      <w:r w:rsidDel="00000000" w:rsidR="00000000" w:rsidRPr="00000000">
        <w:rPr>
          <w:rtl w:val="0"/>
        </w:rPr>
        <w:t xml:space="preserve">We would now have a tuple in my bookings which will call out ‘A-C’ service</w:t>
      </w:r>
    </w:p>
    <w:p w:rsidR="00000000" w:rsidDel="00000000" w:rsidP="00000000" w:rsidRDefault="00000000" w:rsidRPr="00000000" w14:paraId="00000091">
      <w:pPr>
        <w:ind w:left="1440" w:firstLine="0"/>
        <w:rPr/>
      </w:pPr>
      <w:r w:rsidDel="00000000" w:rsidR="00000000" w:rsidRPr="00000000">
        <w:rPr>
          <w:rtl w:val="0"/>
        </w:rPr>
      </w:r>
    </w:p>
    <w:p w:rsidR="00000000" w:rsidDel="00000000" w:rsidP="00000000" w:rsidRDefault="00000000" w:rsidRPr="00000000" w14:paraId="00000092">
      <w:pPr>
        <w:pStyle w:val="Heading2"/>
        <w:numPr>
          <w:ilvl w:val="0"/>
          <w:numId w:val="34"/>
        </w:numPr>
        <w:spacing w:after="0" w:afterAutospacing="0"/>
        <w:ind w:left="720" w:hanging="360"/>
      </w:pPr>
      <w:bookmarkStart w:colFirst="0" w:colLast="0" w:name="_wf4ohtk2d6pu" w:id="16"/>
      <w:bookmarkEnd w:id="16"/>
      <w:commentRangeStart w:id="34"/>
      <w:commentRangeStart w:id="35"/>
      <w:r w:rsidDel="00000000" w:rsidR="00000000" w:rsidRPr="00000000">
        <w:rPr>
          <w:rtl w:val="0"/>
        </w:rPr>
        <w:t xml:space="preserve">Tickets</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t xml:space="preserve"> &amp;</w:t>
      </w:r>
      <w:r w:rsidDel="00000000" w:rsidR="00000000" w:rsidRPr="00000000">
        <w:rPr>
          <w:rtl w:val="0"/>
        </w:rPr>
        <w:t xml:space="preserve"> </w:t>
      </w:r>
      <w:commentRangeStart w:id="36"/>
      <w:commentRangeStart w:id="37"/>
      <w:r w:rsidDel="00000000" w:rsidR="00000000" w:rsidRPr="00000000">
        <w:rPr>
          <w:rtl w:val="0"/>
        </w:rPr>
        <w:t xml:space="preserve">communication</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t xml:space="preserve">:</w:t>
      </w:r>
    </w:p>
    <w:p w:rsidR="00000000" w:rsidDel="00000000" w:rsidP="00000000" w:rsidRDefault="00000000" w:rsidRPr="00000000" w14:paraId="00000093">
      <w:pPr>
        <w:numPr>
          <w:ilvl w:val="0"/>
          <w:numId w:val="4"/>
        </w:numPr>
        <w:ind w:left="1440" w:hanging="360"/>
        <w:rPr>
          <w:u w:val="none"/>
        </w:rPr>
      </w:pPr>
      <w:r w:rsidDel="00000000" w:rsidR="00000000" w:rsidRPr="00000000">
        <w:rPr>
          <w:b w:val="1"/>
          <w:rtl w:val="0"/>
        </w:rPr>
        <w:t xml:space="preserve">Whatsapp communication</w:t>
      </w:r>
      <w:r w:rsidDel="00000000" w:rsidR="00000000" w:rsidRPr="00000000">
        <w:rPr>
          <w:rtl w:val="0"/>
        </w:rPr>
        <w:br w:type="textWrapping"/>
        <w:t xml:space="preserve">We would send out one consolidated communication with eticket</w:t>
      </w:r>
    </w:p>
    <w:p w:rsidR="00000000" w:rsidDel="00000000" w:rsidP="00000000" w:rsidRDefault="00000000" w:rsidRPr="00000000" w14:paraId="00000094">
      <w:pPr>
        <w:numPr>
          <w:ilvl w:val="0"/>
          <w:numId w:val="4"/>
        </w:numPr>
        <w:ind w:left="1440" w:hanging="360"/>
        <w:rPr>
          <w:b w:val="1"/>
        </w:rPr>
      </w:pPr>
      <w:r w:rsidDel="00000000" w:rsidR="00000000" w:rsidRPr="00000000">
        <w:rPr>
          <w:b w:val="1"/>
          <w:rtl w:val="0"/>
        </w:rPr>
        <w:t xml:space="preserve">Email communication</w:t>
        <w:br w:type="textWrapping"/>
      </w:r>
      <w:r w:rsidDel="00000000" w:rsidR="00000000" w:rsidRPr="00000000">
        <w:rPr>
          <w:rtl w:val="0"/>
        </w:rPr>
        <w:t xml:space="preserve">We would send out one consolidated communication for eticket</w:t>
      </w:r>
    </w:p>
    <w:p w:rsidR="00000000" w:rsidDel="00000000" w:rsidP="00000000" w:rsidRDefault="00000000" w:rsidRPr="00000000" w14:paraId="00000095">
      <w:pPr>
        <w:numPr>
          <w:ilvl w:val="0"/>
          <w:numId w:val="4"/>
        </w:numPr>
        <w:ind w:left="1440" w:hanging="360"/>
        <w:rPr>
          <w:u w:val="none"/>
        </w:rPr>
      </w:pPr>
      <w:r w:rsidDel="00000000" w:rsidR="00000000" w:rsidRPr="00000000">
        <w:rPr>
          <w:b w:val="1"/>
          <w:rtl w:val="0"/>
        </w:rPr>
        <w:t xml:space="preserve">Ticket PDF</w:t>
        <w:br w:type="textWrapping"/>
      </w:r>
      <w:r w:rsidDel="00000000" w:rsidR="00000000" w:rsidRPr="00000000">
        <w:rPr>
          <w:rtl w:val="0"/>
        </w:rPr>
        <w:t xml:space="preserve">Ticket PDF would have consolidated view like shown:</w:t>
      </w:r>
    </w:p>
    <w:p w:rsidR="00000000" w:rsidDel="00000000" w:rsidP="00000000" w:rsidRDefault="00000000" w:rsidRPr="00000000" w14:paraId="00000096">
      <w:pPr>
        <w:ind w:left="1440" w:firstLine="0"/>
        <w:rPr/>
      </w:pPr>
      <w:r w:rsidDel="00000000" w:rsidR="00000000" w:rsidRPr="00000000">
        <w:rPr/>
        <w:drawing>
          <wp:inline distB="114300" distT="114300" distL="114300" distR="114300">
            <wp:extent cx="2119313" cy="4380670"/>
            <wp:effectExtent b="0" l="0" r="0" t="0"/>
            <wp:docPr id="25"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2119313" cy="438067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pStyle w:val="Heading2"/>
        <w:ind w:left="0" w:firstLine="0"/>
        <w:rPr/>
      </w:pPr>
      <w:bookmarkStart w:colFirst="0" w:colLast="0" w:name="_5cvob0ulsutn" w:id="17"/>
      <w:bookmarkEnd w:id="17"/>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2"/>
        <w:numPr>
          <w:ilvl w:val="0"/>
          <w:numId w:val="34"/>
        </w:numPr>
        <w:spacing w:after="0" w:afterAutospacing="0"/>
        <w:ind w:left="720" w:hanging="360"/>
      </w:pPr>
      <w:bookmarkStart w:colFirst="0" w:colLast="0" w:name="_8s00f41nboo6" w:id="18"/>
      <w:bookmarkEnd w:id="18"/>
      <w:r w:rsidDel="00000000" w:rsidR="00000000" w:rsidRPr="00000000">
        <w:rPr>
          <w:rtl w:val="0"/>
        </w:rPr>
        <w:t xml:space="preserve">Cancellation Flow:</w:t>
      </w:r>
    </w:p>
    <w:p w:rsidR="00000000" w:rsidDel="00000000" w:rsidP="00000000" w:rsidRDefault="00000000" w:rsidRPr="00000000" w14:paraId="0000009A">
      <w:pPr>
        <w:numPr>
          <w:ilvl w:val="0"/>
          <w:numId w:val="12"/>
        </w:numPr>
        <w:ind w:left="1440" w:hanging="360"/>
      </w:pPr>
      <w:r w:rsidDel="00000000" w:rsidR="00000000" w:rsidRPr="00000000">
        <w:rPr>
          <w:rtl w:val="0"/>
        </w:rPr>
        <w:t xml:space="preserve">Connected service (A-C) &amp; individual services (A-B, B-C) will have the same cancellation policy</w:t>
      </w:r>
    </w:p>
    <w:p w:rsidR="00000000" w:rsidDel="00000000" w:rsidP="00000000" w:rsidRDefault="00000000" w:rsidRPr="00000000" w14:paraId="0000009B">
      <w:pPr>
        <w:numPr>
          <w:ilvl w:val="0"/>
          <w:numId w:val="12"/>
        </w:numPr>
        <w:ind w:left="1440" w:hanging="360"/>
      </w:pPr>
      <w:r w:rsidDel="00000000" w:rsidR="00000000" w:rsidRPr="00000000">
        <w:rPr>
          <w:rtl w:val="0"/>
        </w:rPr>
        <w:t xml:space="preserve">The connected service hence would be cancellable</w:t>
      </w:r>
    </w:p>
    <w:p w:rsidR="00000000" w:rsidDel="00000000" w:rsidP="00000000" w:rsidRDefault="00000000" w:rsidRPr="00000000" w14:paraId="0000009C">
      <w:pPr>
        <w:numPr>
          <w:ilvl w:val="0"/>
          <w:numId w:val="12"/>
        </w:numPr>
        <w:ind w:left="1440" w:hanging="360"/>
      </w:pPr>
      <w:r w:rsidDel="00000000" w:rsidR="00000000" w:rsidRPr="00000000">
        <w:rPr>
          <w:rtl w:val="0"/>
        </w:rPr>
        <w:t xml:space="preserve">Cancellation for only 1 leg in the journey would not be allowed</w:t>
      </w:r>
    </w:p>
    <w:p w:rsidR="00000000" w:rsidDel="00000000" w:rsidP="00000000" w:rsidRDefault="00000000" w:rsidRPr="00000000" w14:paraId="0000009D">
      <w:pPr>
        <w:numPr>
          <w:ilvl w:val="0"/>
          <w:numId w:val="12"/>
        </w:numPr>
        <w:ind w:left="1440" w:hanging="360"/>
        <w:rPr>
          <w:u w:val="none"/>
        </w:rPr>
      </w:pPr>
      <w:r w:rsidDel="00000000" w:rsidR="00000000" w:rsidRPr="00000000">
        <w:rPr>
          <w:rtl w:val="0"/>
        </w:rPr>
        <w:t xml:space="preserve">Partial cancellation (no of pax) won’t be allowed</w:t>
      </w:r>
    </w:p>
    <w:p w:rsidR="00000000" w:rsidDel="00000000" w:rsidP="00000000" w:rsidRDefault="00000000" w:rsidRPr="00000000" w14:paraId="0000009E">
      <w:pPr>
        <w:numPr>
          <w:ilvl w:val="0"/>
          <w:numId w:val="12"/>
        </w:numPr>
        <w:ind w:left="1440" w:hanging="360"/>
        <w:rPr>
          <w:u w:val="none"/>
        </w:rPr>
      </w:pPr>
      <w:r w:rsidDel="00000000" w:rsidR="00000000" w:rsidRPr="00000000">
        <w:rPr>
          <w:rtl w:val="0"/>
        </w:rPr>
        <w:t xml:space="preserve">Cancellation flow would be as shown:</w:t>
      </w:r>
    </w:p>
    <w:p w:rsidR="00000000" w:rsidDel="00000000" w:rsidP="00000000" w:rsidRDefault="00000000" w:rsidRPr="00000000" w14:paraId="0000009F">
      <w:pPr>
        <w:ind w:left="1440" w:firstLine="0"/>
        <w:rPr/>
      </w:pPr>
      <w:r w:rsidDel="00000000" w:rsidR="00000000" w:rsidRPr="00000000">
        <w:rPr/>
        <w:drawing>
          <wp:inline distB="114300" distT="114300" distL="114300" distR="114300">
            <wp:extent cx="1058664" cy="2309813"/>
            <wp:effectExtent b="0" l="0" r="0" t="0"/>
            <wp:docPr id="19"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1058664" cy="2309813"/>
                    </a:xfrm>
                    <a:prstGeom prst="rect"/>
                    <a:ln/>
                  </pic:spPr>
                </pic:pic>
              </a:graphicData>
            </a:graphic>
          </wp:inline>
        </w:drawing>
      </w:r>
      <w:r w:rsidDel="00000000" w:rsidR="00000000" w:rsidRPr="00000000">
        <w:rPr/>
        <w:drawing>
          <wp:inline distB="114300" distT="114300" distL="114300" distR="114300">
            <wp:extent cx="984223" cy="2310333"/>
            <wp:effectExtent b="0" l="0" r="0" t="0"/>
            <wp:docPr id="28"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984223" cy="2310333"/>
                    </a:xfrm>
                    <a:prstGeom prst="rect"/>
                    <a:ln/>
                  </pic:spPr>
                </pic:pic>
              </a:graphicData>
            </a:graphic>
          </wp:inline>
        </w:drawing>
      </w:r>
      <w:r w:rsidDel="00000000" w:rsidR="00000000" w:rsidRPr="00000000">
        <w:rPr/>
        <w:drawing>
          <wp:inline distB="114300" distT="114300" distL="114300" distR="114300">
            <wp:extent cx="2443163" cy="2382083"/>
            <wp:effectExtent b="0" l="0" r="0" t="0"/>
            <wp:docPr id="17"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2443163" cy="2382083"/>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numPr>
          <w:ilvl w:val="0"/>
          <w:numId w:val="34"/>
        </w:numPr>
        <w:ind w:left="720" w:hanging="360"/>
        <w:rPr/>
      </w:pPr>
      <w:bookmarkStart w:colFirst="0" w:colLast="0" w:name="_7tpmbaxv6t3i" w:id="19"/>
      <w:bookmarkEnd w:id="19"/>
      <w:r w:rsidDel="00000000" w:rsidR="00000000" w:rsidRPr="00000000">
        <w:rPr>
          <w:rtl w:val="0"/>
        </w:rPr>
        <w:t xml:space="preserve">Bus cancellation from BO</w:t>
      </w:r>
    </w:p>
    <w:p w:rsidR="00000000" w:rsidDel="00000000" w:rsidP="00000000" w:rsidRDefault="00000000" w:rsidRPr="00000000" w14:paraId="000000A1">
      <w:pPr>
        <w:ind w:left="720" w:firstLine="0"/>
        <w:rPr/>
      </w:pPr>
      <w:commentRangeStart w:id="38"/>
      <w:r w:rsidDel="00000000" w:rsidR="00000000" w:rsidRPr="00000000">
        <w:rPr>
          <w:rtl w:val="0"/>
        </w:rPr>
        <w:t xml:space="preserve">As confirmed by BITLA, bus cancellation from the GDS will not be allowed for a single bus if the bus is a part of the connecting service.</w:t>
      </w:r>
    </w:p>
    <w:p w:rsidR="00000000" w:rsidDel="00000000" w:rsidP="00000000" w:rsidRDefault="00000000" w:rsidRPr="00000000" w14:paraId="000000A2">
      <w:pPr>
        <w:ind w:left="720" w:firstLine="0"/>
        <w:rPr/>
      </w:pPr>
      <w:r w:rsidDel="00000000" w:rsidR="00000000" w:rsidRPr="00000000">
        <w:rPr>
          <w:rtl w:val="0"/>
        </w:rPr>
        <w:t xml:space="preserve">Hence the operator and the user will settle their transaction offline.</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t xml:space="preserve">Hence there won’t be a case when user boards the first bus and the second bus gets canceled.</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pStyle w:val="Heading2"/>
        <w:numPr>
          <w:ilvl w:val="0"/>
          <w:numId w:val="34"/>
        </w:numPr>
        <w:spacing w:after="0" w:afterAutospacing="0"/>
        <w:ind w:left="720" w:hanging="360"/>
      </w:pPr>
      <w:bookmarkStart w:colFirst="0" w:colLast="0" w:name="_vtshbr7tk4mo" w:id="20"/>
      <w:bookmarkEnd w:id="20"/>
      <w:r w:rsidDel="00000000" w:rsidR="00000000" w:rsidRPr="00000000">
        <w:rPr>
          <w:rtl w:val="0"/>
        </w:rPr>
        <w:t xml:space="preserve">Date change flow:</w:t>
      </w:r>
    </w:p>
    <w:p w:rsidR="00000000" w:rsidDel="00000000" w:rsidP="00000000" w:rsidRDefault="00000000" w:rsidRPr="00000000" w14:paraId="000000AA">
      <w:pPr>
        <w:numPr>
          <w:ilvl w:val="0"/>
          <w:numId w:val="22"/>
        </w:numPr>
        <w:spacing w:after="0" w:afterAutospacing="0"/>
        <w:ind w:left="1440" w:hanging="360"/>
      </w:pPr>
      <w:r w:rsidDel="00000000" w:rsidR="00000000" w:rsidRPr="00000000">
        <w:rPr>
          <w:rtl w:val="0"/>
        </w:rPr>
        <w:t xml:space="preserve">Reschedule would not be supported</w:t>
      </w: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numPr>
          <w:ilvl w:val="0"/>
          <w:numId w:val="34"/>
        </w:numPr>
        <w:spacing w:before="0" w:beforeAutospacing="0"/>
        <w:ind w:left="720" w:hanging="360"/>
      </w:pPr>
      <w:bookmarkStart w:colFirst="0" w:colLast="0" w:name="_x5wbx0jwb9ec" w:id="21"/>
      <w:bookmarkEnd w:id="21"/>
      <w:commentRangeStart w:id="39"/>
      <w:commentRangeStart w:id="40"/>
      <w:r w:rsidDel="00000000" w:rsidR="00000000" w:rsidRPr="00000000">
        <w:rPr>
          <w:rtl w:val="0"/>
        </w:rPr>
        <w:t xml:space="preserve">Self Help</w:t>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31"/>
        </w:numPr>
        <w:ind w:left="1440" w:hanging="360"/>
      </w:pPr>
      <w:r w:rsidDel="00000000" w:rsidR="00000000" w:rsidRPr="00000000">
        <w:rPr>
          <w:rtl w:val="0"/>
        </w:rPr>
        <w:t xml:space="preserve">We will treat two legs of the journey as two different tickets for Phase 1</w:t>
      </w:r>
    </w:p>
    <w:p w:rsidR="00000000" w:rsidDel="00000000" w:rsidP="00000000" w:rsidRDefault="00000000" w:rsidRPr="00000000" w14:paraId="000000AE">
      <w:pPr>
        <w:numPr>
          <w:ilvl w:val="0"/>
          <w:numId w:val="31"/>
        </w:numPr>
        <w:ind w:left="1440" w:hanging="360"/>
        <w:rPr>
          <w:u w:val="none"/>
        </w:rPr>
      </w:pPr>
      <w:r w:rsidDel="00000000" w:rsidR="00000000" w:rsidRPr="00000000">
        <w:rPr>
          <w:rtl w:val="0"/>
        </w:rPr>
        <w:t xml:space="preserve">Ticket cancellation - Should cancel both the PNRs and get refund details accordingly from Neo</w:t>
      </w:r>
      <w:del w:author="Vedant Manojkumar Mehta" w:id="0" w:date="2025-10-22T09:33:49Z">
        <w:r w:rsidDel="00000000" w:rsidR="00000000" w:rsidRPr="00000000">
          <w:rPr>
            <w:rtl w:val="0"/>
          </w:rPr>
          <w:delText xml:space="preserve">n</w:delText>
        </w:r>
      </w:del>
      <w:r w:rsidDel="00000000" w:rsidR="00000000" w:rsidRPr="00000000">
        <w:rPr>
          <w:rtl w:val="0"/>
        </w:rPr>
      </w:r>
    </w:p>
    <w:p w:rsidR="00000000" w:rsidDel="00000000" w:rsidP="00000000" w:rsidRDefault="00000000" w:rsidRPr="00000000" w14:paraId="000000AF">
      <w:pPr>
        <w:numPr>
          <w:ilvl w:val="0"/>
          <w:numId w:val="31"/>
        </w:numPr>
        <w:ind w:left="1440" w:hanging="360"/>
        <w:rPr>
          <w:u w:val="none"/>
        </w:rPr>
      </w:pPr>
      <w:commentRangeStart w:id="41"/>
      <w:r w:rsidDel="00000000" w:rsidR="00000000" w:rsidRPr="00000000">
        <w:rPr>
          <w:rtl w:val="0"/>
        </w:rPr>
        <w:t xml:space="preserve">Restrict reschedule for connected services tickets - update prompts</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0B0">
      <w:pPr>
        <w:numPr>
          <w:ilvl w:val="0"/>
          <w:numId w:val="31"/>
        </w:numPr>
        <w:ind w:left="1440" w:hanging="360"/>
        <w:rPr>
          <w:u w:val="none"/>
        </w:rPr>
      </w:pPr>
      <w:commentRangeStart w:id="42"/>
      <w:r w:rsidDel="00000000" w:rsidR="00000000" w:rsidRPr="00000000">
        <w:rPr>
          <w:rtl w:val="0"/>
        </w:rPr>
        <w:t xml:space="preserve">FAQs on Self Help</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0B1">
      <w:pPr>
        <w:numPr>
          <w:ilvl w:val="0"/>
          <w:numId w:val="31"/>
        </w:numPr>
        <w:ind w:left="1440" w:hanging="360"/>
        <w:rPr>
          <w:strike w:val="1"/>
        </w:rPr>
      </w:pPr>
      <w:r w:rsidDel="00000000" w:rsidR="00000000" w:rsidRPr="00000000">
        <w:rPr>
          <w:strike w:val="1"/>
          <w:rtl w:val="0"/>
        </w:rPr>
        <w:t xml:space="preserve">Self help to contain layover information along with other information</w:t>
      </w:r>
    </w:p>
    <w:p w:rsidR="00000000" w:rsidDel="00000000" w:rsidP="00000000" w:rsidRDefault="00000000" w:rsidRPr="00000000" w14:paraId="000000B2">
      <w:pPr>
        <w:ind w:left="720" w:firstLine="720"/>
        <w:rPr>
          <w:strike w:val="1"/>
        </w:rPr>
      </w:pPr>
      <w:r w:rsidDel="00000000" w:rsidR="00000000" w:rsidRPr="00000000">
        <w:rPr>
          <w:strike w:val="1"/>
        </w:rPr>
        <w:drawing>
          <wp:inline distB="114300" distT="114300" distL="114300" distR="114300">
            <wp:extent cx="1696462" cy="3595688"/>
            <wp:effectExtent b="0" l="0" r="0" t="0"/>
            <wp:docPr id="1" name="image16.jpg"/>
            <a:graphic>
              <a:graphicData uri="http://schemas.openxmlformats.org/drawingml/2006/picture">
                <pic:pic>
                  <pic:nvPicPr>
                    <pic:cNvPr id="0" name="image16.jpg"/>
                    <pic:cNvPicPr preferRelativeResize="0"/>
                  </pic:nvPicPr>
                  <pic:blipFill>
                    <a:blip r:embed="rId34"/>
                    <a:srcRect b="0" l="0" r="0" t="0"/>
                    <a:stretch>
                      <a:fillRect/>
                    </a:stretch>
                  </pic:blipFill>
                  <pic:spPr>
                    <a:xfrm>
                      <a:off x="0" y="0"/>
                      <a:ext cx="1696462"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17"/>
        </w:numPr>
        <w:ind w:left="1440" w:hanging="360"/>
        <w:rPr>
          <w:strike w:val="1"/>
        </w:rPr>
      </w:pPr>
      <w:r w:rsidDel="00000000" w:rsidR="00000000" w:rsidRPr="00000000">
        <w:rPr>
          <w:strike w:val="1"/>
          <w:rtl w:val="0"/>
        </w:rPr>
        <w:t xml:space="preserve">In ticket detail, meta about layover (city and duration) needs to be added</w:t>
        <w:br w:type="textWrapping"/>
      </w:r>
      <w:r w:rsidDel="00000000" w:rsidR="00000000" w:rsidRPr="00000000">
        <w:rPr>
          <w:strike w:val="1"/>
        </w:rPr>
        <w:drawing>
          <wp:inline distB="114300" distT="114300" distL="114300" distR="114300">
            <wp:extent cx="1758838" cy="3729038"/>
            <wp:effectExtent b="0" l="0" r="0" t="0"/>
            <wp:docPr id="18" name="image7.jpg"/>
            <a:graphic>
              <a:graphicData uri="http://schemas.openxmlformats.org/drawingml/2006/picture">
                <pic:pic>
                  <pic:nvPicPr>
                    <pic:cNvPr id="0" name="image7.jpg"/>
                    <pic:cNvPicPr preferRelativeResize="0"/>
                  </pic:nvPicPr>
                  <pic:blipFill>
                    <a:blip r:embed="rId35"/>
                    <a:srcRect b="0" l="0" r="0" t="0"/>
                    <a:stretch>
                      <a:fillRect/>
                    </a:stretch>
                  </pic:blipFill>
                  <pic:spPr>
                    <a:xfrm>
                      <a:off x="0" y="0"/>
                      <a:ext cx="1758838"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17"/>
        </w:numPr>
        <w:ind w:left="1440" w:hanging="360"/>
        <w:rPr>
          <w:strike w:val="1"/>
        </w:rPr>
      </w:pPr>
      <w:r w:rsidDel="00000000" w:rsidR="00000000" w:rsidRPr="00000000">
        <w:rPr>
          <w:strike w:val="1"/>
          <w:rtl w:val="0"/>
        </w:rPr>
        <w:t xml:space="preserve">Cancellation reasons to include ‘I did not know that this was a connected service</w:t>
      </w:r>
    </w:p>
    <w:p w:rsidR="00000000" w:rsidDel="00000000" w:rsidP="00000000" w:rsidRDefault="00000000" w:rsidRPr="00000000" w14:paraId="000000B5">
      <w:pPr>
        <w:numPr>
          <w:ilvl w:val="0"/>
          <w:numId w:val="17"/>
        </w:numPr>
        <w:ind w:left="1440" w:hanging="360"/>
        <w:rPr>
          <w:strike w:val="1"/>
          <w:u w:val="none"/>
        </w:rPr>
      </w:pPr>
      <w:r w:rsidDel="00000000" w:rsidR="00000000" w:rsidRPr="00000000">
        <w:rPr>
          <w:strike w:val="1"/>
          <w:rtl w:val="0"/>
        </w:rPr>
        <w:t xml:space="preserve">Update design to show both the legs in a single tile &amp; then flow to select the specific service from connected services booking on self help </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pStyle w:val="Heading2"/>
        <w:rPr/>
      </w:pPr>
      <w:bookmarkStart w:colFirst="0" w:colLast="0" w:name="_jy1g66v7pdmb" w:id="22"/>
      <w:bookmarkEnd w:id="22"/>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rPr/>
      </w:pPr>
      <w:bookmarkStart w:colFirst="0" w:colLast="0" w:name="_fptv8pdqujpq" w:id="23"/>
      <w:bookmarkEnd w:id="23"/>
      <w:r w:rsidDel="00000000" w:rsidR="00000000" w:rsidRPr="00000000">
        <w:rPr>
          <w:rtl w:val="0"/>
        </w:rPr>
        <w:t xml:space="preserve">CRM / IVR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1"/>
        </w:numPr>
        <w:ind w:left="720" w:hanging="360"/>
        <w:rPr/>
      </w:pPr>
      <w:commentRangeStart w:id="43"/>
      <w:r w:rsidDel="00000000" w:rsidR="00000000" w:rsidRPr="00000000">
        <w:rPr>
          <w:rtl w:val="0"/>
        </w:rPr>
        <w:t xml:space="preserve">CRM</w:t>
      </w:r>
    </w:p>
    <w:p w:rsidR="00000000" w:rsidDel="00000000" w:rsidP="00000000" w:rsidRDefault="00000000" w:rsidRPr="00000000" w14:paraId="000000BC">
      <w:pPr>
        <w:numPr>
          <w:ilvl w:val="1"/>
          <w:numId w:val="1"/>
        </w:numPr>
        <w:ind w:left="1440" w:hanging="360"/>
        <w:rPr/>
      </w:pPr>
      <w:r w:rsidDel="00000000" w:rsidR="00000000" w:rsidRPr="00000000">
        <w:rPr>
          <w:rtl w:val="0"/>
        </w:rPr>
        <w:t xml:space="preserve">Visibility of the connected services transactions / flag for agents (P0)</w:t>
      </w:r>
    </w:p>
    <w:p w:rsidR="00000000" w:rsidDel="00000000" w:rsidP="00000000" w:rsidRDefault="00000000" w:rsidRPr="00000000" w14:paraId="000000BD">
      <w:pPr>
        <w:numPr>
          <w:ilvl w:val="2"/>
          <w:numId w:val="1"/>
        </w:numPr>
        <w:ind w:left="2160" w:hanging="360"/>
      </w:pPr>
      <w:r w:rsidDel="00000000" w:rsidR="00000000" w:rsidRPr="00000000">
        <w:rPr>
          <w:rtl w:val="0"/>
        </w:rPr>
        <w:t xml:space="preserve">Show primary tin &amp; su</w:t>
      </w:r>
      <w:commentRangeStart w:id="44"/>
      <w:r w:rsidDel="00000000" w:rsidR="00000000" w:rsidRPr="00000000">
        <w:rPr>
          <w:rtl w:val="0"/>
        </w:rPr>
        <w:t xml:space="preserve">b tins &amp; allow search on all 3 if app</w:t>
      </w:r>
      <w:commentRangeEnd w:id="44"/>
      <w:r w:rsidDel="00000000" w:rsidR="00000000" w:rsidRPr="00000000">
        <w:commentReference w:id="44"/>
      </w:r>
      <w:r w:rsidDel="00000000" w:rsidR="00000000" w:rsidRPr="00000000">
        <w:rPr>
          <w:rtl w:val="0"/>
        </w:rPr>
        <w:t xml:space="preserve">licable</w:t>
      </w:r>
    </w:p>
    <w:p w:rsidR="00000000" w:rsidDel="00000000" w:rsidP="00000000" w:rsidRDefault="00000000" w:rsidRPr="00000000" w14:paraId="000000BE">
      <w:pPr>
        <w:numPr>
          <w:ilvl w:val="2"/>
          <w:numId w:val="1"/>
        </w:numPr>
        <w:ind w:left="2160" w:hanging="360"/>
        <w:rPr>
          <w:u w:val="none"/>
        </w:rPr>
      </w:pPr>
      <w:r w:rsidDel="00000000" w:rsidR="00000000" w:rsidRPr="00000000">
        <w:rPr>
          <w:rtl w:val="0"/>
        </w:rPr>
        <w:t xml:space="preserve">Map all cases against primary TIN</w:t>
      </w:r>
    </w:p>
    <w:p w:rsidR="00000000" w:rsidDel="00000000" w:rsidP="00000000" w:rsidRDefault="00000000" w:rsidRPr="00000000" w14:paraId="000000BF">
      <w:pPr>
        <w:numPr>
          <w:ilvl w:val="2"/>
          <w:numId w:val="1"/>
        </w:numPr>
        <w:ind w:left="2160" w:hanging="360"/>
        <w:rPr>
          <w:u w:val="none"/>
        </w:rPr>
      </w:pPr>
      <w:commentRangeStart w:id="45"/>
      <w:r w:rsidDel="00000000" w:rsidR="00000000" w:rsidRPr="00000000">
        <w:rPr>
          <w:rtl w:val="0"/>
        </w:rPr>
        <w:t xml:space="preserve">Bus cancellation - Cancel for both legs along with co passengers</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0C0">
      <w:pPr>
        <w:numPr>
          <w:ilvl w:val="2"/>
          <w:numId w:val="1"/>
        </w:numPr>
        <w:ind w:left="2160" w:hanging="360"/>
      </w:pPr>
      <w:commentRangeEnd w:id="43"/>
      <w:r w:rsidDel="00000000" w:rsidR="00000000" w:rsidRPr="00000000">
        <w:commentReference w:id="43"/>
      </w:r>
      <w:r w:rsidDel="00000000" w:rsidR="00000000" w:rsidRPr="00000000">
        <w:rPr>
          <w:rtl w:val="0"/>
        </w:rPr>
        <w:t xml:space="preserve">Ticket cancellation - Should cancel both the PNRs and get refund details accordingly from Neon</w:t>
      </w:r>
      <w:commentRangeStart w:id="46"/>
      <w:r w:rsidDel="00000000" w:rsidR="00000000" w:rsidRPr="00000000">
        <w:rPr>
          <w:rtl w:val="0"/>
        </w:rPr>
      </w:r>
    </w:p>
    <w:p w:rsidR="00000000" w:rsidDel="00000000" w:rsidP="00000000" w:rsidRDefault="00000000" w:rsidRPr="00000000" w14:paraId="000000C1">
      <w:pPr>
        <w:numPr>
          <w:ilvl w:val="2"/>
          <w:numId w:val="1"/>
        </w:numPr>
        <w:ind w:left="2160" w:hanging="360"/>
        <w:rPr>
          <w:u w:val="none"/>
        </w:rPr>
      </w:pPr>
      <w:r w:rsidDel="00000000" w:rsidR="00000000" w:rsidRPr="00000000">
        <w:rPr>
          <w:rtl w:val="0"/>
        </w:rPr>
        <w:t xml:space="preserve">Exceptional refund will be for specific leg for phase 1</w:t>
      </w:r>
    </w:p>
    <w:p w:rsidR="00000000" w:rsidDel="00000000" w:rsidP="00000000" w:rsidRDefault="00000000" w:rsidRPr="00000000" w14:paraId="000000C2">
      <w:pPr>
        <w:numPr>
          <w:ilvl w:val="1"/>
          <w:numId w:val="1"/>
        </w:numPr>
        <w:ind w:left="1440" w:hanging="360"/>
        <w:rPr>
          <w:u w:val="none"/>
        </w:rPr>
      </w:pPr>
      <w:r w:rsidDel="00000000" w:rsidR="00000000" w:rsidRPr="00000000">
        <w:rPr>
          <w:rtl w:val="0"/>
        </w:rPr>
        <w:t xml:space="preserve">FAQs for Agents (P0)</w:t>
      </w:r>
    </w:p>
    <w:p w:rsidR="00000000" w:rsidDel="00000000" w:rsidP="00000000" w:rsidRDefault="00000000" w:rsidRPr="00000000" w14:paraId="000000C3">
      <w:pPr>
        <w:numPr>
          <w:ilvl w:val="0"/>
          <w:numId w:val="1"/>
        </w:numPr>
        <w:ind w:left="720" w:hanging="360"/>
        <w:rPr/>
      </w:pPr>
      <w:r w:rsidDel="00000000" w:rsidR="00000000" w:rsidRPr="00000000">
        <w:rPr>
          <w:rtl w:val="0"/>
        </w:rPr>
        <w:t xml:space="preserve">IVR</w:t>
      </w:r>
    </w:p>
    <w:p w:rsidR="00000000" w:rsidDel="00000000" w:rsidP="00000000" w:rsidRDefault="00000000" w:rsidRPr="00000000" w14:paraId="000000C4">
      <w:pPr>
        <w:numPr>
          <w:ilvl w:val="1"/>
          <w:numId w:val="1"/>
        </w:numPr>
        <w:ind w:left="1440" w:hanging="360"/>
      </w:pPr>
      <w:r w:rsidDel="00000000" w:rsidR="00000000" w:rsidRPr="00000000">
        <w:rPr>
          <w:rtl w:val="0"/>
        </w:rPr>
        <w:t xml:space="preserve">Restrict cancellation &amp; Reschedule - Update IVR prompts (P0)</w:t>
      </w:r>
    </w:p>
    <w:p w:rsidR="00000000" w:rsidDel="00000000" w:rsidP="00000000" w:rsidRDefault="00000000" w:rsidRPr="00000000" w14:paraId="000000C5">
      <w:pPr>
        <w:numPr>
          <w:ilvl w:val="1"/>
          <w:numId w:val="1"/>
        </w:numPr>
        <w:ind w:left="1440" w:hanging="360"/>
        <w:rPr/>
      </w:pPr>
      <w:r w:rsidDel="00000000" w:rsidR="00000000" w:rsidRPr="00000000">
        <w:rPr>
          <w:rtl w:val="0"/>
        </w:rPr>
        <w:t xml:space="preserve">Get connected services transactions on IVR transaction prediction (P1)</w:t>
      </w:r>
    </w:p>
    <w:p w:rsidR="00000000" w:rsidDel="00000000" w:rsidP="00000000" w:rsidRDefault="00000000" w:rsidRPr="00000000" w14:paraId="000000C6">
      <w:pPr>
        <w:numPr>
          <w:ilvl w:val="1"/>
          <w:numId w:val="1"/>
        </w:numPr>
        <w:ind w:left="1440" w:hanging="360"/>
        <w:rPr/>
      </w:pPr>
      <w:r w:rsidDel="00000000" w:rsidR="00000000" w:rsidRPr="00000000">
        <w:rPr>
          <w:rtl w:val="0"/>
        </w:rPr>
        <w:t xml:space="preserve">Update flows to select a specific service from connected services on IVR (P1)</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720"/>
        <w:rPr/>
      </w:pPr>
      <w:r w:rsidDel="00000000" w:rsidR="00000000" w:rsidRPr="00000000">
        <w:rPr>
          <w:rtl w:val="0"/>
        </w:rPr>
      </w:r>
    </w:p>
    <w:p w:rsidR="00000000" w:rsidDel="00000000" w:rsidP="00000000" w:rsidRDefault="00000000" w:rsidRPr="00000000" w14:paraId="000000CA">
      <w:pPr>
        <w:ind w:left="0" w:firstLine="720"/>
        <w:rPr/>
      </w:pPr>
      <w:commentRangeStart w:id="47"/>
      <w:r w:rsidDel="00000000" w:rsidR="00000000" w:rsidRPr="00000000">
        <w:rPr>
          <w:rtl w:val="0"/>
        </w:rPr>
        <w:t xml:space="preserve">Please find the answers to queries asked by the CRM team here:</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0CB">
      <w:pPr>
        <w:ind w:left="0" w:firstLine="720"/>
        <w:rPr/>
      </w:pPr>
      <w:hyperlink r:id="rId36">
        <w:r w:rsidDel="00000000" w:rsidR="00000000" w:rsidRPr="00000000">
          <w:rPr>
            <w:color w:val="0000ee"/>
            <w:u w:val="single"/>
            <w:rtl w:val="0"/>
          </w:rPr>
          <w:t xml:space="preserve">Connected Services- Questionnaire</w:t>
        </w:r>
      </w:hyperlink>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numPr>
          <w:ilvl w:val="0"/>
          <w:numId w:val="34"/>
        </w:numPr>
        <w:spacing w:after="0" w:afterAutospacing="0"/>
        <w:ind w:left="720" w:hanging="360"/>
      </w:pPr>
      <w:bookmarkStart w:colFirst="0" w:colLast="0" w:name="_tovjyokflpvn" w:id="24"/>
      <w:bookmarkEnd w:id="24"/>
      <w:commentRangeStart w:id="48"/>
      <w:r w:rsidDel="00000000" w:rsidR="00000000" w:rsidRPr="00000000">
        <w:rPr>
          <w:rtl w:val="0"/>
        </w:rPr>
        <w:t xml:space="preserve">Ratings &amp; Reviews (WIP)</w:t>
      </w:r>
    </w:p>
    <w:p w:rsidR="00000000" w:rsidDel="00000000" w:rsidP="00000000" w:rsidRDefault="00000000" w:rsidRPr="00000000" w14:paraId="000000CD">
      <w:pPr>
        <w:numPr>
          <w:ilvl w:val="0"/>
          <w:numId w:val="13"/>
        </w:numPr>
        <w:ind w:left="1440" w:hanging="360"/>
      </w:pPr>
      <w:r w:rsidDel="00000000" w:rsidR="00000000" w:rsidRPr="00000000">
        <w:rPr>
          <w:rtl w:val="0"/>
        </w:rPr>
        <w:t xml:space="preserve">We need to capture the ratings and reviews for </w:t>
      </w:r>
      <w:r w:rsidDel="00000000" w:rsidR="00000000" w:rsidRPr="00000000">
        <w:rPr>
          <w:rtl w:val="0"/>
        </w:rPr>
        <w:t xml:space="preserve">one entire connected service</w:t>
      </w:r>
    </w:p>
    <w:p w:rsidR="00000000" w:rsidDel="00000000" w:rsidP="00000000" w:rsidRDefault="00000000" w:rsidRPr="00000000" w14:paraId="000000CE">
      <w:pPr>
        <w:numPr>
          <w:ilvl w:val="0"/>
          <w:numId w:val="13"/>
        </w:numPr>
        <w:ind w:left="1440" w:hanging="360"/>
        <w:rPr>
          <w:u w:val="none"/>
        </w:rPr>
      </w:pPr>
      <w:r w:rsidDel="00000000" w:rsidR="00000000" w:rsidRPr="00000000">
        <w:rPr>
          <w:rtl w:val="0"/>
        </w:rPr>
        <w:t xml:space="preserve">No change in the flow in which we would capture the rating</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ab/>
        <w:tab/>
        <w:t xml:space="preserve">UGC Scope - </w:t>
      </w:r>
      <w:hyperlink r:id="rId37">
        <w:r w:rsidDel="00000000" w:rsidR="00000000" w:rsidRPr="00000000">
          <w:rPr>
            <w:color w:val="0000ee"/>
            <w:u w:val="single"/>
            <w:rtl w:val="0"/>
          </w:rPr>
          <w:t xml:space="preserve">UGC: connected Services</w:t>
        </w:r>
      </w:hyperlink>
      <w:r w:rsidDel="00000000" w:rsidR="00000000" w:rsidRPr="00000000">
        <w:rPr>
          <w:rtl w:val="0"/>
        </w:rPr>
      </w:r>
    </w:p>
    <w:p w:rsidR="00000000" w:rsidDel="00000000" w:rsidP="00000000" w:rsidRDefault="00000000" w:rsidRPr="00000000" w14:paraId="000000D0">
      <w:pPr>
        <w:pStyle w:val="Heading2"/>
        <w:numPr>
          <w:ilvl w:val="0"/>
          <w:numId w:val="34"/>
        </w:numPr>
        <w:ind w:left="720" w:hanging="360"/>
        <w:rPr>
          <w:u w:val="none"/>
        </w:rPr>
      </w:pPr>
      <w:bookmarkStart w:colFirst="0" w:colLast="0" w:name="_x8g2n89si5eg" w:id="25"/>
      <w:bookmarkEnd w:id="25"/>
      <w:r w:rsidDel="00000000" w:rsidR="00000000" w:rsidRPr="00000000">
        <w:rPr>
          <w:rtl w:val="0"/>
        </w:rPr>
        <w:t xml:space="preserve">tripRewards and connected services</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commentRangeStart w:id="49"/>
      <w:r w:rsidDel="00000000" w:rsidR="00000000" w:rsidRPr="00000000">
        <w:rPr>
          <w:rtl w:val="0"/>
        </w:rPr>
        <w:t xml:space="preserve">Connecting services and tripRewards WILL exist together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rPr>
      </w:pPr>
      <w:r w:rsidDel="00000000" w:rsidR="00000000" w:rsidRPr="00000000">
        <w:rPr>
          <w:b w:val="1"/>
          <w:rtl w:val="0"/>
        </w:rPr>
        <w:t xml:space="preserve">Case 1 - Pre redemption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11"/>
        </w:numPr>
        <w:ind w:left="1440" w:hanging="360"/>
        <w:rPr>
          <w:u w:val="none"/>
        </w:rPr>
      </w:pPr>
      <w:r w:rsidDel="00000000" w:rsidR="00000000" w:rsidRPr="00000000">
        <w:rPr>
          <w:rtl w:val="0"/>
        </w:rPr>
        <w:t xml:space="preserve">The connected service will be considered as 1 ticket for streaks. Meaning, in case user books a connected service, the streak progress would take 1 step forward</w:t>
      </w:r>
    </w:p>
    <w:p w:rsidR="00000000" w:rsidDel="00000000" w:rsidP="00000000" w:rsidRDefault="00000000" w:rsidRPr="00000000" w14:paraId="000000D7">
      <w:pPr>
        <w:numPr>
          <w:ilvl w:val="0"/>
          <w:numId w:val="11"/>
        </w:numPr>
        <w:ind w:left="1440" w:hanging="360"/>
        <w:rPr>
          <w:u w:val="none"/>
        </w:rPr>
      </w:pPr>
      <w:r w:rsidDel="00000000" w:rsidR="00000000" w:rsidRPr="00000000">
        <w:rPr>
          <w:rtl w:val="0"/>
        </w:rPr>
        <w:t xml:space="preserve">Boarding time of the 1st service would be considered as the boarding time for the connected service</w:t>
      </w:r>
    </w:p>
    <w:p w:rsidR="00000000" w:rsidDel="00000000" w:rsidP="00000000" w:rsidRDefault="00000000" w:rsidRPr="00000000" w14:paraId="000000D8">
      <w:pPr>
        <w:numPr>
          <w:ilvl w:val="0"/>
          <w:numId w:val="11"/>
        </w:numPr>
        <w:ind w:left="1440" w:hanging="360"/>
        <w:rPr>
          <w:u w:val="none"/>
        </w:rPr>
      </w:pPr>
      <w:r w:rsidDel="00000000" w:rsidR="00000000" w:rsidRPr="00000000">
        <w:rPr>
          <w:rtl w:val="0"/>
        </w:rPr>
        <w:t xml:space="preserve">SD, DOJ check would work on the (final source, final destination, DOJ of 1st leg)</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b w:val="1"/>
          <w:rtl w:val="0"/>
        </w:rPr>
        <w:t xml:space="preserve">Case 2 - Redemption flow</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numPr>
          <w:ilvl w:val="0"/>
          <w:numId w:val="24"/>
        </w:numPr>
        <w:ind w:left="720" w:hanging="360"/>
        <w:rPr>
          <w:u w:val="none"/>
        </w:rPr>
      </w:pPr>
      <w:r w:rsidDel="00000000" w:rsidR="00000000" w:rsidRPr="00000000">
        <w:rPr>
          <w:rtl w:val="0"/>
        </w:rPr>
        <w:t xml:space="preserve">User should be able to redeem the free ticket in connecting service </w:t>
      </w:r>
    </w:p>
    <w:p w:rsidR="00000000" w:rsidDel="00000000" w:rsidP="00000000" w:rsidRDefault="00000000" w:rsidRPr="00000000" w14:paraId="000000DD">
      <w:pPr>
        <w:numPr>
          <w:ilvl w:val="0"/>
          <w:numId w:val="24"/>
        </w:numPr>
        <w:ind w:left="720" w:hanging="360"/>
        <w:rPr>
          <w:u w:val="none"/>
        </w:rPr>
      </w:pPr>
      <w:r w:rsidDel="00000000" w:rsidR="00000000" w:rsidRPr="00000000">
        <w:rPr>
          <w:rtl w:val="0"/>
        </w:rPr>
        <w:t xml:space="preserve">Amount should be deducted from the overall ticket amount</w:t>
      </w:r>
    </w:p>
    <w:p w:rsidR="00000000" w:rsidDel="00000000" w:rsidP="00000000" w:rsidRDefault="00000000" w:rsidRPr="00000000" w14:paraId="000000DE">
      <w:pPr>
        <w:numPr>
          <w:ilvl w:val="0"/>
          <w:numId w:val="24"/>
        </w:numPr>
        <w:ind w:left="720" w:hanging="360"/>
        <w:rPr>
          <w:u w:val="none"/>
        </w:rPr>
      </w:pPr>
      <w:r w:rsidDel="00000000" w:rsidR="00000000" w:rsidRPr="00000000">
        <w:rPr>
          <w:rtl w:val="0"/>
        </w:rPr>
        <w:t xml:space="preserve">Connecting service ticket should be considered as a single one</w:t>
      </w:r>
    </w:p>
    <w:p w:rsidR="00000000" w:rsidDel="00000000" w:rsidP="00000000" w:rsidRDefault="00000000" w:rsidRPr="00000000" w14:paraId="000000DF">
      <w:pPr>
        <w:numPr>
          <w:ilvl w:val="0"/>
          <w:numId w:val="24"/>
        </w:numPr>
        <w:ind w:left="720" w:hanging="360"/>
        <w:rPr>
          <w:u w:val="none"/>
        </w:rPr>
      </w:pPr>
      <w:r w:rsidDel="00000000" w:rsidR="00000000" w:rsidRPr="00000000">
        <w:rPr>
          <w:rtl w:val="0"/>
        </w:rPr>
        <w:t xml:space="preserve">Cancellation and rescheduling rules of tripReward will be applicable here as it is. </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bookmarkStart w:colFirst="0" w:colLast="0" w:name="da8igfe7sfnz" w:id="26"/>
    <w:bookmarkEnd w:id="26"/>
    <w:p w:rsidR="00000000" w:rsidDel="00000000" w:rsidP="00000000" w:rsidRDefault="00000000" w:rsidRPr="00000000" w14:paraId="000000E3">
      <w:pPr>
        <w:pStyle w:val="Heading2"/>
        <w:numPr>
          <w:ilvl w:val="0"/>
          <w:numId w:val="34"/>
        </w:numPr>
        <w:rPr>
          <w:u w:val="none"/>
        </w:rPr>
      </w:pPr>
      <w:bookmarkStart w:colFirst="0" w:colLast="0" w:name="_c1ybpijo2izf" w:id="27"/>
      <w:bookmarkEnd w:id="27"/>
      <w:commentRangeStart w:id="50"/>
      <w:commentRangeStart w:id="51"/>
      <w:commentRangeStart w:id="52"/>
      <w:commentRangeStart w:id="53"/>
      <w:r w:rsidDel="00000000" w:rsidR="00000000" w:rsidRPr="00000000">
        <w:rPr>
          <w:rtl w:val="0"/>
        </w:rPr>
        <w:t xml:space="preserve">Tracking</w:t>
      </w:r>
    </w:p>
    <w:p w:rsidR="00000000" w:rsidDel="00000000" w:rsidP="00000000" w:rsidRDefault="00000000" w:rsidRPr="00000000" w14:paraId="000000E4">
      <w:pPr>
        <w:ind w:left="0" w:firstLine="720"/>
        <w:rPr/>
      </w:pPr>
      <w:r w:rsidDel="00000000" w:rsidR="00000000" w:rsidRPr="00000000">
        <w:rPr>
          <w:rtl w:val="0"/>
        </w:rPr>
        <w:t xml:space="preserve">We need to track the following in MRI tables:</w:t>
      </w:r>
    </w:p>
    <w:p w:rsidR="00000000" w:rsidDel="00000000" w:rsidP="00000000" w:rsidRDefault="00000000" w:rsidRPr="00000000" w14:paraId="000000E5">
      <w:pPr>
        <w:rPr/>
      </w:pPr>
      <w:commentRangeEnd w:id="50"/>
      <w:r w:rsidDel="00000000" w:rsidR="00000000" w:rsidRPr="00000000">
        <w:commentReference w:id="50"/>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commentRangeStart w:id="54"/>
      <w:commentRangeStart w:id="55"/>
      <w:r w:rsidDel="00000000" w:rsidR="00000000" w:rsidRPr="00000000">
        <w:rPr>
          <w:rtl w:val="0"/>
        </w:rPr>
        <w:t xml:space="preserve">What we need to track:</w:t>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0E8">
      <w:pPr>
        <w:numPr>
          <w:ilvl w:val="0"/>
          <w:numId w:val="3"/>
        </w:numPr>
        <w:ind w:left="720" w:hanging="360"/>
        <w:rPr>
          <w:u w:val="none"/>
        </w:rPr>
      </w:pPr>
      <w:commentRangeStart w:id="56"/>
      <w:commentRangeStart w:id="57"/>
      <w:commentRangeStart w:id="58"/>
      <w:r w:rsidDel="00000000" w:rsidR="00000000" w:rsidRPr="00000000">
        <w:rPr>
          <w:rtl w:val="0"/>
        </w:rPr>
        <w:t xml:space="preserve"># of services connecting configured (Omega)</w:t>
        <w:br w:type="textWrapping"/>
        <w:t xml:space="preserve">Dimensions: S, D, DOJ, Bus types</w:t>
      </w:r>
      <w:commentRangeEnd w:id="56"/>
      <w:r w:rsidDel="00000000" w:rsidR="00000000" w:rsidRPr="00000000">
        <w:commentReference w:id="56"/>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0E9">
      <w:pPr>
        <w:numPr>
          <w:ilvl w:val="0"/>
          <w:numId w:val="32"/>
        </w:numPr>
        <w:ind w:left="720" w:hanging="360"/>
        <w:rPr>
          <w:u w:val="none"/>
        </w:rPr>
      </w:pPr>
      <w:r w:rsidDel="00000000" w:rsidR="00000000" w:rsidRPr="00000000">
        <w:rPr>
          <w:rtl w:val="0"/>
        </w:rPr>
        <w:t xml:space="preserve">A flag for a connecting service in mri_srp_items</w:t>
      </w:r>
    </w:p>
    <w:p w:rsidR="00000000" w:rsidDel="00000000" w:rsidP="00000000" w:rsidRDefault="00000000" w:rsidRPr="00000000" w14:paraId="000000EA">
      <w:pPr>
        <w:numPr>
          <w:ilvl w:val="0"/>
          <w:numId w:val="32"/>
        </w:numPr>
        <w:ind w:left="720" w:hanging="360"/>
        <w:rPr>
          <w:u w:val="none"/>
        </w:rPr>
      </w:pPr>
      <w:commentRangeStart w:id="59"/>
      <w:r w:rsidDel="00000000" w:rsidR="00000000" w:rsidRPr="00000000">
        <w:rPr>
          <w:rtl w:val="0"/>
        </w:rPr>
        <w:t xml:space="preserve"># of bookings in connecting services (neon_ind_tickets_event)</w:t>
        <w:br w:type="textWrapping"/>
        <w:t xml:space="preserve">Dimensions: S,D, DOJ, Channel of booking, </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0EB">
      <w:pPr>
        <w:numPr>
          <w:ilvl w:val="0"/>
          <w:numId w:val="32"/>
        </w:numPr>
        <w:ind w:left="720" w:hanging="360"/>
        <w:rPr>
          <w:u w:val="none"/>
        </w:rPr>
      </w:pPr>
      <w:r w:rsidDel="00000000" w:rsidR="00000000" w:rsidRPr="00000000">
        <w:rPr>
          <w:rtl w:val="0"/>
        </w:rPr>
        <w:t xml:space="preserve">A flag for connecting service in mri_confirmorder,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numPr>
          <w:ilvl w:val="0"/>
          <w:numId w:val="34"/>
        </w:numPr>
        <w:ind w:left="720" w:hanging="360"/>
        <w:rPr/>
      </w:pPr>
      <w:bookmarkStart w:colFirst="0" w:colLast="0" w:name="_6pgkhh8axo48" w:id="28"/>
      <w:bookmarkEnd w:id="28"/>
      <w:r w:rsidDel="00000000" w:rsidR="00000000" w:rsidRPr="00000000">
        <w:rPr>
          <w:rtl w:val="0"/>
        </w:rPr>
        <w:t xml:space="preserve">Add ons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1"/>
          <w:numId w:val="34"/>
        </w:numPr>
        <w:ind w:left="1440" w:hanging="360"/>
        <w:rPr>
          <w:u w:val="none"/>
        </w:rPr>
      </w:pPr>
      <w:r w:rsidDel="00000000" w:rsidR="00000000" w:rsidRPr="00000000">
        <w:rPr>
          <w:rtl w:val="0"/>
        </w:rPr>
        <w:t xml:space="preserve">User will </w:t>
      </w:r>
      <w:r w:rsidDel="00000000" w:rsidR="00000000" w:rsidRPr="00000000">
        <w:rPr>
          <w:b w:val="1"/>
          <w:rtl w:val="0"/>
        </w:rPr>
        <w:t xml:space="preserve">NOT</w:t>
      </w:r>
      <w:r w:rsidDel="00000000" w:rsidR="00000000" w:rsidRPr="00000000">
        <w:rPr>
          <w:rtl w:val="0"/>
        </w:rPr>
        <w:t xml:space="preserve"> see any add ons like </w:t>
      </w:r>
      <w:r w:rsidDel="00000000" w:rsidR="00000000" w:rsidRPr="00000000">
        <w:rPr>
          <w:b w:val="1"/>
          <w:rtl w:val="0"/>
        </w:rPr>
        <w:t xml:space="preserve">RAP / insurance</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pStyle w:val="Heading2"/>
        <w:numPr>
          <w:ilvl w:val="0"/>
          <w:numId w:val="34"/>
        </w:numPr>
        <w:ind w:left="720" w:hanging="360"/>
        <w:rPr/>
      </w:pPr>
      <w:bookmarkStart w:colFirst="0" w:colLast="0" w:name="_64ypme9k6dhz" w:id="29"/>
      <w:bookmarkEnd w:id="29"/>
      <w:r w:rsidDel="00000000" w:rsidR="00000000" w:rsidRPr="00000000">
        <w:rPr>
          <w:rtl w:val="0"/>
        </w:rPr>
        <w:t xml:space="preserve">redDeals</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numPr>
          <w:ilvl w:val="0"/>
          <w:numId w:val="25"/>
        </w:numPr>
        <w:ind w:left="1440" w:hanging="360"/>
        <w:rPr>
          <w:u w:val="none"/>
        </w:rPr>
      </w:pPr>
      <w:r w:rsidDel="00000000" w:rsidR="00000000" w:rsidRPr="00000000">
        <w:rPr>
          <w:rtl w:val="0"/>
        </w:rPr>
        <w:t xml:space="preserve">If the redDeal is applied from A to C - then we can show it on the SRP</w:t>
      </w:r>
    </w:p>
    <w:p w:rsidR="00000000" w:rsidDel="00000000" w:rsidP="00000000" w:rsidRDefault="00000000" w:rsidRPr="00000000" w14:paraId="000000F6">
      <w:pPr>
        <w:numPr>
          <w:ilvl w:val="0"/>
          <w:numId w:val="25"/>
        </w:numPr>
        <w:ind w:left="1440" w:hanging="360"/>
        <w:rPr>
          <w:u w:val="none"/>
        </w:rPr>
      </w:pPr>
      <w:r w:rsidDel="00000000" w:rsidR="00000000" w:rsidRPr="00000000">
        <w:rPr>
          <w:rtl w:val="0"/>
        </w:rPr>
        <w:t xml:space="preserve">If not then </w:t>
      </w:r>
    </w:p>
    <w:p w:rsidR="00000000" w:rsidDel="00000000" w:rsidP="00000000" w:rsidRDefault="00000000" w:rsidRPr="00000000" w14:paraId="000000F7">
      <w:pPr>
        <w:numPr>
          <w:ilvl w:val="1"/>
          <w:numId w:val="25"/>
        </w:numPr>
        <w:ind w:left="2160" w:hanging="360"/>
        <w:rPr>
          <w:u w:val="none"/>
        </w:rPr>
      </w:pPr>
      <w:r w:rsidDel="00000000" w:rsidR="00000000" w:rsidRPr="00000000">
        <w:rPr>
          <w:rtl w:val="0"/>
        </w:rPr>
        <w:t xml:space="preserve">Amount in SRP should be shown net of redDeal</w:t>
      </w:r>
    </w:p>
    <w:p w:rsidR="00000000" w:rsidDel="00000000" w:rsidP="00000000" w:rsidRDefault="00000000" w:rsidRPr="00000000" w14:paraId="000000F8">
      <w:pPr>
        <w:numPr>
          <w:ilvl w:val="1"/>
          <w:numId w:val="25"/>
        </w:numPr>
        <w:ind w:left="2160" w:hanging="360"/>
        <w:rPr>
          <w:u w:val="none"/>
        </w:rPr>
      </w:pPr>
      <w:r w:rsidDel="00000000" w:rsidR="00000000" w:rsidRPr="00000000">
        <w:rPr>
          <w:rtl w:val="0"/>
        </w:rPr>
        <w:t xml:space="preserve">There would be no redDeal representation across the funnel</w:t>
      </w:r>
    </w:p>
    <w:p w:rsidR="00000000" w:rsidDel="00000000" w:rsidP="00000000" w:rsidRDefault="00000000" w:rsidRPr="00000000" w14:paraId="000000F9">
      <w:pPr>
        <w:numPr>
          <w:ilvl w:val="1"/>
          <w:numId w:val="25"/>
        </w:numPr>
        <w:ind w:left="2160" w:hanging="360"/>
        <w:rPr>
          <w:u w:val="none"/>
        </w:rPr>
      </w:pPr>
      <w:r w:rsidDel="00000000" w:rsidR="00000000" w:rsidRPr="00000000">
        <w:rPr>
          <w:rtl w:val="0"/>
        </w:rPr>
        <w:t xml:space="preserve">This includes SRP, SL, payment</w:t>
      </w:r>
    </w:p>
    <w:p w:rsidR="00000000" w:rsidDel="00000000" w:rsidP="00000000" w:rsidRDefault="00000000" w:rsidRPr="00000000" w14:paraId="000000FA">
      <w:pPr>
        <w:numPr>
          <w:ilvl w:val="1"/>
          <w:numId w:val="25"/>
        </w:numPr>
        <w:ind w:left="2160" w:hanging="360"/>
        <w:rPr>
          <w:u w:val="none"/>
        </w:rPr>
      </w:pPr>
      <w:r w:rsidDel="00000000" w:rsidR="00000000" w:rsidRPr="00000000">
        <w:rPr>
          <w:rtl w:val="0"/>
        </w:rPr>
        <w:t xml:space="preserve">If the operator has configured return trip redDeal across A to B / B to C or A to C - it should not be shown to the user</w:t>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t xml:space="preserve">In case when the user chooses 2 or more seats on each of the legs - how to make matches/ combinations of the seats?</w:t>
      </w:r>
    </w:p>
    <w:p w:rsidR="00000000" w:rsidDel="00000000" w:rsidP="00000000" w:rsidRDefault="00000000" w:rsidRPr="00000000" w14:paraId="000000FD">
      <w:pPr>
        <w:numPr>
          <w:ilvl w:val="0"/>
          <w:numId w:val="7"/>
        </w:numPr>
        <w:ind w:left="720" w:hanging="360"/>
        <w:rPr>
          <w:u w:val="none"/>
        </w:rPr>
      </w:pPr>
      <w:r w:rsidDel="00000000" w:rsidR="00000000" w:rsidRPr="00000000">
        <w:rPr>
          <w:rtl w:val="0"/>
        </w:rPr>
        <w:t xml:space="preserve">We will arrange the seat by high price to low price</w:t>
      </w:r>
    </w:p>
    <w:p w:rsidR="00000000" w:rsidDel="00000000" w:rsidP="00000000" w:rsidRDefault="00000000" w:rsidRPr="00000000" w14:paraId="000000FE">
      <w:pPr>
        <w:numPr>
          <w:ilvl w:val="0"/>
          <w:numId w:val="7"/>
        </w:numPr>
        <w:ind w:left="720" w:hanging="360"/>
        <w:rPr>
          <w:u w:val="none"/>
        </w:rPr>
      </w:pPr>
      <w:r w:rsidDel="00000000" w:rsidR="00000000" w:rsidRPr="00000000">
        <w:rPr>
          <w:rtl w:val="0"/>
        </w:rPr>
        <w:t xml:space="preserve">Match the highest price with highest price &amp; lowest with lowest price</w:t>
      </w:r>
    </w:p>
    <w:p w:rsidR="00000000" w:rsidDel="00000000" w:rsidP="00000000" w:rsidRDefault="00000000" w:rsidRPr="00000000" w14:paraId="000000FF">
      <w:pPr>
        <w:numPr>
          <w:ilvl w:val="0"/>
          <w:numId w:val="7"/>
        </w:numPr>
        <w:ind w:left="720" w:hanging="360"/>
        <w:rPr>
          <w:u w:val="none"/>
        </w:rPr>
      </w:pPr>
      <w:r w:rsidDel="00000000" w:rsidR="00000000" w:rsidRPr="00000000">
        <w:rPr>
          <w:rtl w:val="0"/>
        </w:rPr>
        <w:t xml:space="preserve">In case the price of the two seats is the same - match any one randomly</w:t>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numPr>
          <w:ilvl w:val="0"/>
          <w:numId w:val="34"/>
        </w:numPr>
        <w:ind w:left="720" w:hanging="360"/>
        <w:rPr/>
      </w:pPr>
      <w:bookmarkStart w:colFirst="0" w:colLast="0" w:name="_z3u6vm22mlzj" w:id="30"/>
      <w:bookmarkEnd w:id="30"/>
      <w:commentRangeStart w:id="60"/>
      <w:r w:rsidDel="00000000" w:rsidR="00000000" w:rsidRPr="00000000">
        <w:rPr>
          <w:rtl w:val="0"/>
        </w:rPr>
        <w:t xml:space="preserve">GA Tracking </w:t>
      </w:r>
      <w:commentRangeEnd w:id="60"/>
      <w:r w:rsidDel="00000000" w:rsidR="00000000" w:rsidRPr="00000000">
        <w:commentReference w:id="60"/>
      </w: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2"/>
        <w:ind w:left="0" w:firstLine="0"/>
        <w:rPr/>
      </w:pPr>
      <w:bookmarkStart w:colFirst="0" w:colLast="0" w:name="_t77je6jrf4wb" w:id="31"/>
      <w:bookmarkEnd w:id="31"/>
      <w:r w:rsidDel="00000000" w:rsidR="00000000" w:rsidRPr="00000000">
        <w:rPr>
          <w:rtl w:val="0"/>
        </w:rPr>
        <w:t xml:space="preserve">Edge cases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commentRangeStart w:id="61"/>
      <w:commentRangeStart w:id="62"/>
      <w:commentRangeStart w:id="63"/>
      <w:r w:rsidDel="00000000" w:rsidR="00000000" w:rsidRPr="00000000">
        <w:rPr>
          <w:rtl w:val="0"/>
        </w:rPr>
        <w:t xml:space="preserve">In case user tries to cancel the ticket from ‘Cancel my ticket &gt; Enter PNR &gt; Cancellation’ flow which is present in web and mweb,</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We should treat that PNR as the connected PNR</w:t>
      </w:r>
      <w:commentRangeEnd w:id="61"/>
      <w:r w:rsidDel="00000000" w:rsidR="00000000" w:rsidRPr="00000000">
        <w:commentReference w:id="61"/>
      </w:r>
      <w:commentRangeEnd w:id="62"/>
      <w:r w:rsidDel="00000000" w:rsidR="00000000" w:rsidRPr="00000000">
        <w:commentReference w:id="62"/>
      </w:r>
      <w:commentRangeEnd w:id="63"/>
      <w:r w:rsidDel="00000000" w:rsidR="00000000" w:rsidRPr="00000000">
        <w:commentReference w:id="63"/>
      </w: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ind w:left="0" w:firstLine="0"/>
        <w:rPr/>
      </w:pPr>
      <w:bookmarkStart w:colFirst="0" w:colLast="0" w:name="_o5ub6cxrn5zs" w:id="32"/>
      <w:bookmarkEnd w:id="32"/>
      <w:commentRangeStart w:id="64"/>
      <w:commentRangeStart w:id="65"/>
      <w:commentRangeStart w:id="66"/>
      <w:r w:rsidDel="00000000" w:rsidR="00000000" w:rsidRPr="00000000">
        <w:rPr>
          <w:rtl w:val="0"/>
        </w:rPr>
        <w:t xml:space="preserve">Live tracking related use cases:</w:t>
      </w:r>
      <w:commentRangeEnd w:id="64"/>
      <w:r w:rsidDel="00000000" w:rsidR="00000000" w:rsidRPr="00000000">
        <w:commentReference w:id="64"/>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1709738" cy="2259565"/>
            <wp:effectExtent b="0" l="0" r="0" t="0"/>
            <wp:docPr id="3"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1709738" cy="225956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rPr>
      </w:pPr>
      <w:r w:rsidDel="00000000" w:rsidR="00000000" w:rsidRPr="00000000">
        <w:rPr>
          <w:b w:val="1"/>
          <w:rtl w:val="0"/>
        </w:rPr>
        <w:t xml:space="preserve">Case 1: If layover duration &lt; 3 hours then: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When to show dual live tracking screen like shown above:</w:t>
      </w:r>
    </w:p>
    <w:p w:rsidR="00000000" w:rsidDel="00000000" w:rsidP="00000000" w:rsidRDefault="00000000" w:rsidRPr="00000000" w14:paraId="0000010F">
      <w:pPr>
        <w:numPr>
          <w:ilvl w:val="0"/>
          <w:numId w:val="5"/>
        </w:numPr>
        <w:ind w:left="720" w:hanging="360"/>
        <w:rPr>
          <w:u w:val="none"/>
        </w:rPr>
      </w:pPr>
      <w:r w:rsidDel="00000000" w:rsidR="00000000" w:rsidRPr="00000000">
        <w:rPr>
          <w:rtl w:val="0"/>
        </w:rPr>
        <w:t xml:space="preserve">User should see just 1 live tracking available </w:t>
      </w:r>
      <w:r w:rsidDel="00000000" w:rsidR="00000000" w:rsidRPr="00000000">
        <w:rPr>
          <w:color w:val="ff0000"/>
          <w:rtl w:val="0"/>
        </w:rPr>
        <w:t xml:space="preserve">(for leg 1)</w:t>
      </w:r>
      <w:r w:rsidDel="00000000" w:rsidR="00000000" w:rsidRPr="00000000">
        <w:rPr>
          <w:rtl w:val="0"/>
        </w:rPr>
        <w:t xml:space="preserve"> till (Leg1 dropping time - 2 hours)</w:t>
      </w:r>
    </w:p>
    <w:p w:rsidR="00000000" w:rsidDel="00000000" w:rsidP="00000000" w:rsidRDefault="00000000" w:rsidRPr="00000000" w14:paraId="00000110">
      <w:pPr>
        <w:numPr>
          <w:ilvl w:val="0"/>
          <w:numId w:val="5"/>
        </w:numPr>
        <w:ind w:left="720" w:hanging="360"/>
        <w:rPr>
          <w:u w:val="none"/>
        </w:rPr>
      </w:pPr>
      <w:r w:rsidDel="00000000" w:rsidR="00000000" w:rsidRPr="00000000">
        <w:rPr>
          <w:rtl w:val="0"/>
        </w:rPr>
        <w:t xml:space="preserve">User should be able to see dual live tracking screen from:</w:t>
        <w:br w:type="textWrapping"/>
        <w:t xml:space="preserve">(Leg1 dropping time - 2 hours)  to (Leg1 dropping time + 2 hours)</w:t>
        <w:br w:type="textWrapping"/>
      </w:r>
    </w:p>
    <w:p w:rsidR="00000000" w:rsidDel="00000000" w:rsidP="00000000" w:rsidRDefault="00000000" w:rsidRPr="00000000" w14:paraId="00000111">
      <w:pPr>
        <w:ind w:left="720" w:firstLine="0"/>
        <w:rPr/>
      </w:pPr>
      <w:r w:rsidDel="00000000" w:rsidR="00000000" w:rsidRPr="00000000">
        <w:rPr>
          <w:rtl w:val="0"/>
        </w:rPr>
        <w:t xml:space="preserve">User must not see a dual live tracking screen if the time does not fall in the above window</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t xml:space="preserve">During the window mentioned above, which screen to show upfront?</w:t>
        <w:br w:type="textWrapping"/>
      </w:r>
    </w:p>
    <w:p w:rsidR="00000000" w:rsidDel="00000000" w:rsidP="00000000" w:rsidRDefault="00000000" w:rsidRPr="00000000" w14:paraId="00000114">
      <w:pPr>
        <w:numPr>
          <w:ilvl w:val="0"/>
          <w:numId w:val="33"/>
        </w:numPr>
        <w:ind w:left="720" w:hanging="360"/>
        <w:rPr>
          <w:u w:val="none"/>
        </w:rPr>
      </w:pPr>
      <w:r w:rsidDel="00000000" w:rsidR="00000000" w:rsidRPr="00000000">
        <w:rPr>
          <w:rtl w:val="0"/>
        </w:rPr>
        <w:t xml:space="preserve">User should see 1st leg live tracking upfront until (Leg 2 boarding time - 30 min)</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t xml:space="preserve">Example:</w:t>
      </w:r>
    </w:p>
    <w:p w:rsidR="00000000" w:rsidDel="00000000" w:rsidP="00000000" w:rsidRDefault="00000000" w:rsidRPr="00000000" w14:paraId="00000117">
      <w:pPr>
        <w:ind w:left="0" w:firstLine="0"/>
        <w:rPr/>
      </w:pPr>
      <w:r w:rsidDel="00000000" w:rsidR="00000000" w:rsidRPr="00000000">
        <w:rPr>
          <w:rtl w:val="0"/>
        </w:rPr>
        <w:t xml:space="preserve">1st leg dropping point = 8 am</w:t>
      </w:r>
    </w:p>
    <w:p w:rsidR="00000000" w:rsidDel="00000000" w:rsidP="00000000" w:rsidRDefault="00000000" w:rsidRPr="00000000" w14:paraId="00000118">
      <w:pPr>
        <w:ind w:left="0" w:firstLine="0"/>
        <w:rPr/>
      </w:pPr>
      <w:r w:rsidDel="00000000" w:rsidR="00000000" w:rsidRPr="00000000">
        <w:rPr>
          <w:rtl w:val="0"/>
        </w:rPr>
        <w:t xml:space="preserve">2nd leg boarding point = 9 am</w:t>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numPr>
          <w:ilvl w:val="0"/>
          <w:numId w:val="30"/>
        </w:numPr>
        <w:ind w:left="720" w:hanging="360"/>
        <w:rPr>
          <w:u w:val="none"/>
        </w:rPr>
      </w:pPr>
      <w:r w:rsidDel="00000000" w:rsidR="00000000" w:rsidRPr="00000000">
        <w:rPr>
          <w:rtl w:val="0"/>
        </w:rPr>
        <w:t xml:space="preserve">User would see just 1 live tracking screen, for first leg till 6 am</w:t>
      </w:r>
    </w:p>
    <w:p w:rsidR="00000000" w:rsidDel="00000000" w:rsidP="00000000" w:rsidRDefault="00000000" w:rsidRPr="00000000" w14:paraId="0000011B">
      <w:pPr>
        <w:numPr>
          <w:ilvl w:val="0"/>
          <w:numId w:val="30"/>
        </w:numPr>
        <w:ind w:left="720" w:hanging="360"/>
        <w:rPr>
          <w:u w:val="none"/>
        </w:rPr>
      </w:pPr>
      <w:r w:rsidDel="00000000" w:rsidR="00000000" w:rsidRPr="00000000">
        <w:rPr>
          <w:rtl w:val="0"/>
        </w:rPr>
        <w:t xml:space="preserve">6 am to 10 am both live tracking screens would be available (dual tracking screen)</w:t>
      </w:r>
    </w:p>
    <w:p w:rsidR="00000000" w:rsidDel="00000000" w:rsidP="00000000" w:rsidRDefault="00000000" w:rsidRPr="00000000" w14:paraId="0000011C">
      <w:pPr>
        <w:numPr>
          <w:ilvl w:val="0"/>
          <w:numId w:val="30"/>
        </w:numPr>
        <w:ind w:left="720" w:hanging="360"/>
        <w:rPr>
          <w:u w:val="none"/>
        </w:rPr>
      </w:pPr>
      <w:r w:rsidDel="00000000" w:rsidR="00000000" w:rsidRPr="00000000">
        <w:rPr>
          <w:rtl w:val="0"/>
        </w:rPr>
        <w:t xml:space="preserve">6 am - 8:30 am user would see a dual live tracking screen with 1st leg tracking shown up front</w:t>
      </w:r>
    </w:p>
    <w:p w:rsidR="00000000" w:rsidDel="00000000" w:rsidP="00000000" w:rsidRDefault="00000000" w:rsidRPr="00000000" w14:paraId="0000011D">
      <w:pPr>
        <w:numPr>
          <w:ilvl w:val="0"/>
          <w:numId w:val="30"/>
        </w:numPr>
        <w:ind w:left="720" w:hanging="360"/>
        <w:rPr>
          <w:u w:val="none"/>
        </w:rPr>
      </w:pPr>
      <w:r w:rsidDel="00000000" w:rsidR="00000000" w:rsidRPr="00000000">
        <w:rPr>
          <w:rtl w:val="0"/>
        </w:rPr>
        <w:t xml:space="preserve">8:30 to 10 am user would see a dual live tracking screen with 2nd leg tracking shown up front</w:t>
      </w:r>
    </w:p>
    <w:p w:rsidR="00000000" w:rsidDel="00000000" w:rsidP="00000000" w:rsidRDefault="00000000" w:rsidRPr="00000000" w14:paraId="0000011E">
      <w:pPr>
        <w:numPr>
          <w:ilvl w:val="0"/>
          <w:numId w:val="30"/>
        </w:numPr>
        <w:ind w:left="720" w:hanging="360"/>
        <w:rPr>
          <w:u w:val="none"/>
        </w:rPr>
      </w:pPr>
      <w:r w:rsidDel="00000000" w:rsidR="00000000" w:rsidRPr="00000000">
        <w:rPr>
          <w:rtl w:val="0"/>
        </w:rPr>
        <w:t xml:space="preserve">Post 10 am user should only see 2nd leg live tracking screen</w:t>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ind w:left="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121">
      <w:pPr>
        <w:ind w:left="0" w:firstLine="0"/>
        <w:rPr>
          <w:b w:val="1"/>
        </w:rPr>
      </w:pPr>
      <w:r w:rsidDel="00000000" w:rsidR="00000000" w:rsidRPr="00000000">
        <w:rPr>
          <w:b w:val="1"/>
          <w:rtl w:val="0"/>
        </w:rPr>
        <w:t xml:space="preserve">Case 2: If layover &gt;= 3 hours</w:t>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numPr>
          <w:ilvl w:val="0"/>
          <w:numId w:val="6"/>
        </w:numPr>
        <w:ind w:left="720" w:hanging="360"/>
        <w:rPr>
          <w:u w:val="none"/>
        </w:rPr>
      </w:pPr>
      <w:r w:rsidDel="00000000" w:rsidR="00000000" w:rsidRPr="00000000">
        <w:rPr>
          <w:rtl w:val="0"/>
        </w:rPr>
        <w:t xml:space="preserve">Only show 1 live tracking screen at a time. No dual live tracking must be shown</w:t>
      </w:r>
    </w:p>
    <w:p w:rsidR="00000000" w:rsidDel="00000000" w:rsidP="00000000" w:rsidRDefault="00000000" w:rsidRPr="00000000" w14:paraId="00000124">
      <w:pPr>
        <w:numPr>
          <w:ilvl w:val="0"/>
          <w:numId w:val="6"/>
        </w:numPr>
        <w:ind w:left="720" w:hanging="360"/>
        <w:rPr>
          <w:u w:val="none"/>
        </w:rPr>
      </w:pPr>
      <w:r w:rsidDel="00000000" w:rsidR="00000000" w:rsidRPr="00000000">
        <w:rPr>
          <w:rtl w:val="0"/>
        </w:rPr>
        <w:t xml:space="preserve">1 st leg live tracking should be shown till 1st dropping time + 1 hour</w:t>
      </w:r>
    </w:p>
    <w:p w:rsidR="00000000" w:rsidDel="00000000" w:rsidP="00000000" w:rsidRDefault="00000000" w:rsidRPr="00000000" w14:paraId="00000125">
      <w:pPr>
        <w:numPr>
          <w:ilvl w:val="0"/>
          <w:numId w:val="6"/>
        </w:numPr>
        <w:ind w:left="720" w:hanging="360"/>
        <w:rPr>
          <w:u w:val="none"/>
        </w:rPr>
      </w:pPr>
      <w:r w:rsidDel="00000000" w:rsidR="00000000" w:rsidRPr="00000000">
        <w:rPr>
          <w:rtl w:val="0"/>
        </w:rPr>
        <w:t xml:space="preserve">2nd leg live tracking screen should be shown from 2nd boarding time - 1 hour</w:t>
      </w:r>
    </w:p>
    <w:p w:rsidR="00000000" w:rsidDel="00000000" w:rsidP="00000000" w:rsidRDefault="00000000" w:rsidRPr="00000000" w14:paraId="0000012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27">
      <w:pPr>
        <w:rPr/>
      </w:pPr>
      <w:commentRangeStart w:id="67"/>
      <w:r w:rsidDel="00000000" w:rsidR="00000000" w:rsidRPr="00000000">
        <w:rPr>
          <w:rtl w:val="0"/>
        </w:rPr>
        <w:t xml:space="preserve">Pending item</w:t>
      </w:r>
      <w:commentRangeEnd w:id="67"/>
      <w:r w:rsidDel="00000000" w:rsidR="00000000" w:rsidRPr="00000000">
        <w:commentReference w:id="67"/>
      </w:r>
      <w:r w:rsidDel="00000000" w:rsidR="00000000" w:rsidRPr="00000000">
        <w:rPr>
          <w:rtl w:val="0"/>
        </w:rPr>
        <w:t xml:space="preserv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numPr>
          <w:ilvl w:val="0"/>
          <w:numId w:val="8"/>
        </w:numPr>
        <w:ind w:left="720" w:hanging="360"/>
        <w:rPr>
          <w:u w:val="none"/>
        </w:rPr>
      </w:pPr>
      <w:r w:rsidDel="00000000" w:rsidR="00000000" w:rsidRPr="00000000">
        <w:rPr>
          <w:rtl w:val="0"/>
        </w:rPr>
        <w:t xml:space="preserve">Live tracking, talk to Gaja</w:t>
      </w:r>
    </w:p>
    <w:p w:rsidR="00000000" w:rsidDel="00000000" w:rsidP="00000000" w:rsidRDefault="00000000" w:rsidRPr="00000000" w14:paraId="0000012A">
      <w:pPr>
        <w:numPr>
          <w:ilvl w:val="1"/>
          <w:numId w:val="8"/>
        </w:numPr>
        <w:ind w:left="1440" w:hanging="360"/>
        <w:rPr>
          <w:u w:val="none"/>
        </w:rPr>
      </w:pPr>
      <w:r w:rsidDel="00000000" w:rsidR="00000000" w:rsidRPr="00000000">
        <w:rPr>
          <w:rtl w:val="0"/>
        </w:rPr>
        <w:t xml:space="preserve">Reschedule option should be greyed out instead of not giving it at all</w:t>
      </w:r>
    </w:p>
    <w:p w:rsidR="00000000" w:rsidDel="00000000" w:rsidP="00000000" w:rsidRDefault="00000000" w:rsidRPr="00000000" w14:paraId="0000012B">
      <w:pPr>
        <w:numPr>
          <w:ilvl w:val="1"/>
          <w:numId w:val="8"/>
        </w:numPr>
        <w:ind w:left="1440" w:hanging="360"/>
        <w:rPr>
          <w:u w:val="none"/>
        </w:rPr>
      </w:pPr>
      <w:r w:rsidDel="00000000" w:rsidR="00000000" w:rsidRPr="00000000">
        <w:rPr>
          <w:rtl w:val="0"/>
        </w:rPr>
        <w:t xml:space="preserve">Cancellation message is unclear</w:t>
        <w:br w:type="textWrapping"/>
        <w:t xml:space="preserve">If one passengers ticket is canceled - all tickets will be canceled</w:t>
      </w:r>
    </w:p>
    <w:p w:rsidR="00000000" w:rsidDel="00000000" w:rsidP="00000000" w:rsidRDefault="00000000" w:rsidRPr="00000000" w14:paraId="0000012C">
      <w:pPr>
        <w:numPr>
          <w:ilvl w:val="1"/>
          <w:numId w:val="8"/>
        </w:numPr>
        <w:ind w:left="1440" w:hanging="360"/>
        <w:rPr>
          <w:u w:val="none"/>
        </w:rPr>
      </w:pPr>
      <w:r w:rsidDel="00000000" w:rsidR="00000000" w:rsidRPr="00000000">
        <w:rPr>
          <w:rtl w:val="0"/>
        </w:rPr>
        <w:t xml:space="preserve">tripReward designs in bus details</w:t>
      </w:r>
    </w:p>
    <w:p w:rsidR="00000000" w:rsidDel="00000000" w:rsidP="00000000" w:rsidRDefault="00000000" w:rsidRPr="00000000" w14:paraId="0000012D">
      <w:pPr>
        <w:numPr>
          <w:ilvl w:val="1"/>
          <w:numId w:val="8"/>
        </w:numPr>
        <w:ind w:left="1440" w:hanging="360"/>
        <w:rPr>
          <w:u w:val="none"/>
        </w:rPr>
      </w:pPr>
      <w:r w:rsidDel="00000000" w:rsidR="00000000" w:rsidRPr="00000000">
        <w:rPr>
          <w:rtl w:val="0"/>
        </w:rPr>
        <w:t xml:space="preserve">On SRP - should it be From &lt;price&gt;? OR &lt;Price&gt; onwards </w:t>
      </w:r>
    </w:p>
    <w:p w:rsidR="00000000" w:rsidDel="00000000" w:rsidP="00000000" w:rsidRDefault="00000000" w:rsidRPr="00000000" w14:paraId="0000012E">
      <w:pPr>
        <w:numPr>
          <w:ilvl w:val="1"/>
          <w:numId w:val="8"/>
        </w:numPr>
        <w:ind w:left="1440" w:hanging="360"/>
        <w:rPr>
          <w:u w:val="none"/>
        </w:rPr>
      </w:pPr>
      <w:r w:rsidDel="00000000" w:rsidR="00000000" w:rsidRPr="00000000">
        <w:rPr>
          <w:rtl w:val="0"/>
        </w:rPr>
        <w:t xml:space="preserve">How will strikethrough work when we have a redDeal? As stikethrough and ‘Onwards’ occupy the same place </w:t>
      </w:r>
      <w:hyperlink r:id="rId39">
        <w:r w:rsidDel="00000000" w:rsidR="00000000" w:rsidRPr="00000000">
          <w:rPr>
            <w:color w:val="0000ee"/>
            <w:u w:val="single"/>
            <w:rtl w:val="0"/>
          </w:rPr>
          <w:t xml:space="preserve">Richa Gupta</w:t>
        </w:r>
      </w:hyperlink>
      <w:r w:rsidDel="00000000" w:rsidR="00000000" w:rsidRPr="00000000">
        <w:rPr>
          <w:rtl w:val="0"/>
        </w:rPr>
        <w:t xml:space="preserve"> to add</w:t>
      </w:r>
    </w:p>
    <w:p w:rsidR="00000000" w:rsidDel="00000000" w:rsidP="00000000" w:rsidRDefault="00000000" w:rsidRPr="00000000" w14:paraId="0000012F">
      <w:pPr>
        <w:numPr>
          <w:ilvl w:val="1"/>
          <w:numId w:val="8"/>
        </w:numPr>
        <w:ind w:left="1440" w:hanging="360"/>
        <w:rPr>
          <w:u w:val="none"/>
        </w:rPr>
      </w:pPr>
      <w:r w:rsidDel="00000000" w:rsidR="00000000" w:rsidRPr="00000000">
        <w:rPr>
          <w:rtl w:val="0"/>
        </w:rPr>
        <w:t xml:space="preserve">Fare breakup, add Tax included/ excluded placeholder, redDeal should be on A-C level, title is missing for the bottom sheet</w:t>
      </w:r>
    </w:p>
    <w:p w:rsidR="00000000" w:rsidDel="00000000" w:rsidP="00000000" w:rsidRDefault="00000000" w:rsidRPr="00000000" w14:paraId="00000130">
      <w:pPr>
        <w:numPr>
          <w:ilvl w:val="0"/>
          <w:numId w:val="8"/>
        </w:numPr>
        <w:ind w:left="720" w:hanging="360"/>
        <w:rPr>
          <w:u w:val="none"/>
        </w:rPr>
      </w:pPr>
      <w:r w:rsidDel="00000000" w:rsidR="00000000" w:rsidRPr="00000000">
        <w:rPr>
          <w:rtl w:val="0"/>
        </w:rPr>
        <w:t xml:space="preserve">Pre journey messages should be 1 or 2</w:t>
      </w:r>
    </w:p>
    <w:p w:rsidR="00000000" w:rsidDel="00000000" w:rsidP="00000000" w:rsidRDefault="00000000" w:rsidRPr="00000000" w14:paraId="00000131">
      <w:pPr>
        <w:numPr>
          <w:ilvl w:val="0"/>
          <w:numId w:val="8"/>
        </w:numPr>
        <w:ind w:left="720" w:hanging="360"/>
        <w:rPr>
          <w:u w:val="none"/>
        </w:rPr>
      </w:pPr>
      <w:r w:rsidDel="00000000" w:rsidR="00000000" w:rsidRPr="00000000">
        <w:rPr>
          <w:rtl w:val="0"/>
        </w:rPr>
        <w:t xml:space="preserve">Nudges should only come on A-C level, not on leg level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b w:val="1"/>
        </w:rPr>
      </w:pPr>
      <w:r w:rsidDel="00000000" w:rsidR="00000000" w:rsidRPr="00000000">
        <w:rPr>
          <w:b w:val="1"/>
          <w:rtl w:val="0"/>
        </w:rPr>
        <w:t xml:space="preserve">Design inputs needed</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numPr>
          <w:ilvl w:val="0"/>
          <w:numId w:val="28"/>
        </w:numPr>
        <w:ind w:left="720" w:hanging="360"/>
        <w:rPr>
          <w:u w:val="none"/>
        </w:rPr>
      </w:pPr>
      <w:r w:rsidDel="00000000" w:rsidR="00000000" w:rsidRPr="00000000">
        <w:rPr>
          <w:rtl w:val="0"/>
        </w:rPr>
        <w:t xml:space="preserve">Reschedule option should be greyed out instead of not giving it at all -</w:t>
      </w:r>
      <w:r w:rsidDel="00000000" w:rsidR="00000000" w:rsidRPr="00000000">
        <w:rPr>
          <w:b w:val="1"/>
          <w:rtl w:val="0"/>
        </w:rPr>
        <w:t xml:space="preserve"> Will be as per current implimentation no additional input Required</w:t>
      </w:r>
    </w:p>
    <w:p w:rsidR="00000000" w:rsidDel="00000000" w:rsidP="00000000" w:rsidRDefault="00000000" w:rsidRPr="00000000" w14:paraId="00000137">
      <w:pPr>
        <w:numPr>
          <w:ilvl w:val="0"/>
          <w:numId w:val="28"/>
        </w:numPr>
        <w:ind w:left="720" w:hanging="360"/>
        <w:rPr>
          <w:u w:val="none"/>
        </w:rPr>
      </w:pPr>
      <w:r w:rsidDel="00000000" w:rsidR="00000000" w:rsidRPr="00000000">
        <w:rPr>
          <w:rtl w:val="0"/>
        </w:rPr>
        <w:t xml:space="preserve">Cancellation message is unclear - </w:t>
      </w:r>
      <w:r w:rsidDel="00000000" w:rsidR="00000000" w:rsidRPr="00000000">
        <w:rPr>
          <w:b w:val="1"/>
          <w:rtl w:val="0"/>
        </w:rPr>
        <w:t xml:space="preserve">This is as per existing production implementation, no additional input required</w:t>
      </w:r>
    </w:p>
    <w:p w:rsidR="00000000" w:rsidDel="00000000" w:rsidP="00000000" w:rsidRDefault="00000000" w:rsidRPr="00000000" w14:paraId="00000138">
      <w:pPr>
        <w:ind w:left="720" w:firstLine="0"/>
        <w:rPr>
          <w:b w:val="1"/>
        </w:rPr>
      </w:pPr>
      <w:r w:rsidDel="00000000" w:rsidR="00000000" w:rsidRPr="00000000">
        <w:rPr>
          <w:rtl w:val="0"/>
        </w:rPr>
        <w:t xml:space="preserve">If one passengers ticket is canceled - all tickets will be canceled - </w:t>
      </w:r>
      <w:r w:rsidDel="00000000" w:rsidR="00000000" w:rsidRPr="00000000">
        <w:rPr>
          <w:b w:val="1"/>
          <w:rtl w:val="0"/>
        </w:rPr>
        <w:t xml:space="preserve">This is as per existing production implementation, no additional input required</w:t>
      </w:r>
    </w:p>
    <w:p w:rsidR="00000000" w:rsidDel="00000000" w:rsidP="00000000" w:rsidRDefault="00000000" w:rsidRPr="00000000" w14:paraId="00000139">
      <w:pPr>
        <w:ind w:left="720" w:firstLine="0"/>
        <w:rPr/>
      </w:pPr>
      <w:r w:rsidDel="00000000" w:rsidR="00000000" w:rsidRPr="00000000">
        <w:rPr>
          <w:rtl w:val="0"/>
        </w:rPr>
      </w:r>
    </w:p>
    <w:p w:rsidR="00000000" w:rsidDel="00000000" w:rsidP="00000000" w:rsidRDefault="00000000" w:rsidRPr="00000000" w14:paraId="0000013A">
      <w:pPr>
        <w:numPr>
          <w:ilvl w:val="0"/>
          <w:numId w:val="28"/>
        </w:numPr>
        <w:ind w:left="720" w:hanging="360"/>
        <w:rPr>
          <w:u w:val="none"/>
        </w:rPr>
      </w:pPr>
      <w:r w:rsidDel="00000000" w:rsidR="00000000" w:rsidRPr="00000000">
        <w:rPr>
          <w:rtl w:val="0"/>
        </w:rPr>
        <w:t xml:space="preserve">tripReward designs in bus details - no changes here</w:t>
      </w:r>
    </w:p>
    <w:p w:rsidR="00000000" w:rsidDel="00000000" w:rsidP="00000000" w:rsidRDefault="00000000" w:rsidRPr="00000000" w14:paraId="0000013B">
      <w:pPr>
        <w:numPr>
          <w:ilvl w:val="0"/>
          <w:numId w:val="28"/>
        </w:numPr>
        <w:ind w:left="720" w:hanging="360"/>
        <w:rPr>
          <w:u w:val="none"/>
        </w:rPr>
      </w:pPr>
      <w:r w:rsidDel="00000000" w:rsidR="00000000" w:rsidRPr="00000000">
        <w:rPr>
          <w:rtl w:val="0"/>
        </w:rPr>
        <w:t xml:space="preserve">On SRP - should it be From &lt;price&gt;? OR &lt;Price&gt; onwards - onward</w:t>
      </w:r>
    </w:p>
    <w:p w:rsidR="00000000" w:rsidDel="00000000" w:rsidP="00000000" w:rsidRDefault="00000000" w:rsidRPr="00000000" w14:paraId="0000013C">
      <w:pPr>
        <w:numPr>
          <w:ilvl w:val="0"/>
          <w:numId w:val="28"/>
        </w:numPr>
        <w:ind w:left="720" w:hanging="360"/>
        <w:rPr>
          <w:u w:val="none"/>
        </w:rPr>
      </w:pPr>
      <w:commentRangeStart w:id="68"/>
      <w:commentRangeStart w:id="69"/>
      <w:r w:rsidDel="00000000" w:rsidR="00000000" w:rsidRPr="00000000">
        <w:rPr>
          <w:color w:val="ff0000"/>
          <w:rtl w:val="0"/>
        </w:rPr>
        <w:t xml:space="preserve">How will strikethrough work when we have a redDeal? As stikethrough and ‘Onwards’ occupy the same place</w:t>
      </w:r>
      <w:commentRangeEnd w:id="68"/>
      <w:r w:rsidDel="00000000" w:rsidR="00000000" w:rsidRPr="00000000">
        <w:commentReference w:id="68"/>
      </w:r>
      <w:commentRangeEnd w:id="69"/>
      <w:r w:rsidDel="00000000" w:rsidR="00000000" w:rsidRPr="00000000">
        <w:commentReference w:id="69"/>
      </w:r>
      <w:r w:rsidDel="00000000" w:rsidR="00000000" w:rsidRPr="00000000">
        <w:rPr>
          <w:rtl w:val="0"/>
        </w:rPr>
        <w:br w:type="textWrapping"/>
      </w:r>
      <w:r w:rsidDel="00000000" w:rsidR="00000000" w:rsidRPr="00000000">
        <w:rPr>
          <w:color w:val="ff0000"/>
          <w:rtl w:val="0"/>
        </w:rPr>
        <w:t xml:space="preserve">Onward and strikethrough positioning in SRP needs to be discussed. (Is it updated already as part of redDeal enhancement?)</w:t>
        <w:br w:type="textWrapping"/>
      </w:r>
    </w:p>
    <w:p w:rsidR="00000000" w:rsidDel="00000000" w:rsidP="00000000" w:rsidRDefault="00000000" w:rsidRPr="00000000" w14:paraId="0000013D">
      <w:pPr>
        <w:numPr>
          <w:ilvl w:val="0"/>
          <w:numId w:val="28"/>
        </w:numPr>
        <w:ind w:left="720" w:hanging="360"/>
        <w:rPr>
          <w:color w:val="ff0000"/>
        </w:rPr>
      </w:pPr>
      <w:r w:rsidDel="00000000" w:rsidR="00000000" w:rsidRPr="00000000">
        <w:rPr>
          <w:color w:val="ff0000"/>
          <w:rtl w:val="0"/>
        </w:rPr>
        <w:t xml:space="preserve">Fare breakup, add Tax included/ excluded place -Tax excluded and included already there in design in cust info</w:t>
      </w:r>
    </w:p>
    <w:p w:rsidR="00000000" w:rsidDel="00000000" w:rsidP="00000000" w:rsidRDefault="00000000" w:rsidRPr="00000000" w14:paraId="0000013E">
      <w:pPr>
        <w:numPr>
          <w:ilvl w:val="0"/>
          <w:numId w:val="28"/>
        </w:numPr>
        <w:ind w:left="720" w:hanging="360"/>
        <w:rPr>
          <w:color w:val="ff0000"/>
        </w:rPr>
      </w:pPr>
      <w:r w:rsidDel="00000000" w:rsidR="00000000" w:rsidRPr="00000000">
        <w:rPr>
          <w:color w:val="ff0000"/>
          <w:rtl w:val="0"/>
        </w:rPr>
        <w:t xml:space="preserve">The header is different in SRP for iOS and Android - Updated</w:t>
      </w:r>
    </w:p>
    <w:p w:rsidR="00000000" w:rsidDel="00000000" w:rsidP="00000000" w:rsidRDefault="00000000" w:rsidRPr="00000000" w14:paraId="0000013F">
      <w:pPr>
        <w:numPr>
          <w:ilvl w:val="0"/>
          <w:numId w:val="28"/>
        </w:numPr>
        <w:ind w:left="720" w:hanging="360"/>
        <w:rPr>
          <w:color w:val="ff0000"/>
        </w:rPr>
      </w:pPr>
      <w:r w:rsidDel="00000000" w:rsidR="00000000" w:rsidRPr="00000000">
        <w:rPr>
          <w:color w:val="ff0000"/>
          <w:rtl w:val="0"/>
        </w:rPr>
        <w:t xml:space="preserve">Price breakup in seat layout:</w:t>
      </w:r>
    </w:p>
    <w:p w:rsidR="00000000" w:rsidDel="00000000" w:rsidP="00000000" w:rsidRDefault="00000000" w:rsidRPr="00000000" w14:paraId="00000140">
      <w:pPr>
        <w:ind w:left="720" w:firstLine="0"/>
        <w:rPr>
          <w:color w:val="ff0000"/>
        </w:rPr>
      </w:pPr>
      <w:r w:rsidDel="00000000" w:rsidR="00000000" w:rsidRPr="00000000">
        <w:rPr>
          <w:color w:val="ff0000"/>
          <w:rtl w:val="0"/>
        </w:rPr>
        <w:t xml:space="preserve">    a. Title is missing in android</w:t>
      </w:r>
    </w:p>
    <w:p w:rsidR="00000000" w:rsidDel="00000000" w:rsidP="00000000" w:rsidRDefault="00000000" w:rsidRPr="00000000" w14:paraId="00000141">
      <w:pPr>
        <w:ind w:left="720" w:firstLine="0"/>
        <w:rPr>
          <w:color w:val="ff0000"/>
        </w:rPr>
      </w:pPr>
      <w:r w:rsidDel="00000000" w:rsidR="00000000" w:rsidRPr="00000000">
        <w:rPr>
          <w:color w:val="ff0000"/>
          <w:rtl w:val="0"/>
        </w:rPr>
        <w:t xml:space="preserve">    b. Price breakup when seat for one of the leg is selected</w:t>
      </w:r>
    </w:p>
    <w:p w:rsidR="00000000" w:rsidDel="00000000" w:rsidP="00000000" w:rsidRDefault="00000000" w:rsidRPr="00000000" w14:paraId="00000142">
      <w:pPr>
        <w:ind w:left="720" w:firstLine="0"/>
        <w:rPr>
          <w:color w:val="ff0000"/>
        </w:rPr>
      </w:pPr>
      <w:r w:rsidDel="00000000" w:rsidR="00000000" w:rsidRPr="00000000">
        <w:rPr>
          <w:color w:val="ff0000"/>
          <w:rtl w:val="0"/>
        </w:rPr>
        <w:t xml:space="preserve">    c. The offers like redDeal shown in design looks like it is part of the second leg.</w:t>
      </w:r>
    </w:p>
    <w:p w:rsidR="00000000" w:rsidDel="00000000" w:rsidP="00000000" w:rsidRDefault="00000000" w:rsidRPr="00000000" w14:paraId="00000143">
      <w:pPr>
        <w:numPr>
          <w:ilvl w:val="0"/>
          <w:numId w:val="28"/>
        </w:numPr>
        <w:ind w:left="720" w:hanging="360"/>
        <w:rPr>
          <w:color w:val="ff0000"/>
        </w:rPr>
      </w:pPr>
      <w:commentRangeStart w:id="70"/>
      <w:commentRangeStart w:id="71"/>
      <w:commentRangeStart w:id="72"/>
      <w:r w:rsidDel="00000000" w:rsidR="00000000" w:rsidRPr="00000000">
        <w:rPr>
          <w:color w:val="ff0000"/>
          <w:rtl w:val="0"/>
        </w:rPr>
        <w:t xml:space="preserve">Header for cancellation is different for android and iOS</w:t>
      </w:r>
      <w:commentRangeEnd w:id="70"/>
      <w:r w:rsidDel="00000000" w:rsidR="00000000" w:rsidRPr="00000000">
        <w:commentReference w:id="70"/>
      </w:r>
      <w:commentRangeEnd w:id="71"/>
      <w:r w:rsidDel="00000000" w:rsidR="00000000" w:rsidRPr="00000000">
        <w:commentReference w:id="71"/>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0144">
      <w:pPr>
        <w:ind w:left="720" w:firstLine="0"/>
        <w:rPr>
          <w:color w:val="ff0000"/>
        </w:rPr>
      </w:pPr>
      <w:r w:rsidDel="00000000" w:rsidR="00000000" w:rsidRPr="00000000">
        <w:rPr>
          <w:color w:val="ff0000"/>
          <w:rtl w:val="0"/>
        </w:rPr>
        <w:t xml:space="preserve">In Review And refund details, subtitle is “Bangalore - Delhi - Srinagar” in case of android. </w:t>
      </w:r>
    </w:p>
    <w:p w:rsidR="00000000" w:rsidDel="00000000" w:rsidP="00000000" w:rsidRDefault="00000000" w:rsidRPr="00000000" w14:paraId="00000145">
      <w:pPr>
        <w:ind w:left="720" w:firstLine="0"/>
        <w:rPr>
          <w:color w:val="ff0000"/>
        </w:rPr>
      </w:pPr>
      <w:r w:rsidDel="00000000" w:rsidR="00000000" w:rsidRPr="00000000">
        <w:rPr>
          <w:color w:val="ff0000"/>
          <w:rtl w:val="0"/>
        </w:rPr>
        <w:t xml:space="preserve">In the case of iOS, some say “Bangalore - Delhi - Srinagar” and one says “Gune-Dwarka 22 May”  Should date be part of the subtitle? Should it be A-C? Or A-B-C?</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720" w:firstLine="0"/>
        <w:rPr/>
      </w:pPr>
      <w:r w:rsidDel="00000000" w:rsidR="00000000" w:rsidRPr="00000000">
        <w:rPr>
          <w:rtl w:val="0"/>
        </w:rPr>
      </w:r>
    </w:p>
    <w:p w:rsidR="00000000" w:rsidDel="00000000" w:rsidP="00000000" w:rsidRDefault="00000000" w:rsidRPr="00000000" w14:paraId="00000148">
      <w:pPr>
        <w:ind w:left="720" w:firstLine="0"/>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bookmarkStart w:colFirst="0" w:colLast="0" w:name="t54dbvhyvigo" w:id="33"/>
    <w:bookmarkEnd w:id="33"/>
    <w:p w:rsidR="00000000" w:rsidDel="00000000" w:rsidP="00000000" w:rsidRDefault="00000000" w:rsidRPr="00000000" w14:paraId="0000014B">
      <w:pPr>
        <w:pStyle w:val="Heading1"/>
        <w:rPr/>
      </w:pPr>
      <w:bookmarkStart w:colFirst="0" w:colLast="0" w:name="_1wn373d5nbfs" w:id="34"/>
      <w:bookmarkEnd w:id="34"/>
      <w:r w:rsidDel="00000000" w:rsidR="00000000" w:rsidRPr="00000000">
        <w:rPr>
          <w:rtl w:val="0"/>
        </w:rPr>
        <w:t xml:space="preserve">Templates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commentRangeStart w:id="73"/>
      <w:commentRangeStart w:id="74"/>
      <w:commentRangeStart w:id="75"/>
      <w:r w:rsidDel="00000000" w:rsidR="00000000" w:rsidRPr="00000000">
        <w:rPr>
          <w:rtl w:val="0"/>
        </w:rPr>
        <w:t xml:space="preserve">Whatsapp:</w:t>
      </w:r>
      <w:commentRangeEnd w:id="73"/>
      <w:r w:rsidDel="00000000" w:rsidR="00000000" w:rsidRPr="00000000">
        <w:commentReference w:id="73"/>
      </w:r>
      <w:commentRangeEnd w:id="74"/>
      <w:r w:rsidDel="00000000" w:rsidR="00000000" w:rsidRPr="00000000">
        <w:commentReference w:id="74"/>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ind w:left="720" w:firstLine="0"/>
        <w:rPr>
          <w:color w:val="222222"/>
          <w:highlight w:val="white"/>
        </w:rPr>
      </w:pPr>
      <w:commentRangeStart w:id="76"/>
      <w:commentRangeStart w:id="77"/>
      <w:r w:rsidDel="00000000" w:rsidR="00000000" w:rsidRPr="00000000">
        <w:rPr>
          <w:color w:val="222222"/>
          <w:highlight w:val="white"/>
          <w:rtl w:val="0"/>
        </w:rPr>
        <w:t xml:space="preserve">Dear *{{NAME}}*,</w:t>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ind w:left="720" w:firstLine="0"/>
        <w:rPr>
          <w:color w:val="222222"/>
          <w:highlight w:val="white"/>
        </w:rPr>
      </w:pPr>
      <w:r w:rsidDel="00000000" w:rsidR="00000000" w:rsidRPr="00000000">
        <w:rPr>
          <w:color w:val="222222"/>
          <w:highlight w:val="white"/>
          <w:rtl w:val="0"/>
        </w:rPr>
        <w:t xml:space="preserve">Your bus booking from *{{SOURCE}}* to *{{DESTINATION}}* is confirmed with *{{TRAVELS}}* for *{{DOJ_MMMM_DD_YYYY}}* at *{{DEPARTURE_TIME1}}*.</w:t>
      </w:r>
    </w:p>
    <w:p w:rsidR="00000000" w:rsidDel="00000000" w:rsidP="00000000" w:rsidRDefault="00000000" w:rsidRPr="00000000" w14:paraId="00000152">
      <w:pPr>
        <w:ind w:left="720" w:firstLine="0"/>
        <w:rPr>
          <w:color w:val="222222"/>
          <w:highlight w:val="yellow"/>
        </w:rPr>
      </w:pPr>
      <w:r w:rsidDel="00000000" w:rsidR="00000000" w:rsidRPr="00000000">
        <w:rPr>
          <w:color w:val="222222"/>
          <w:highlight w:val="yellow"/>
          <w:rtl w:val="0"/>
        </w:rPr>
        <w:t xml:space="preserve">You will have a layover in {Layover city} for {layover duration} hours.</w:t>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ind w:left="720" w:firstLine="0"/>
        <w:rPr>
          <w:color w:val="222222"/>
          <w:highlight w:val="white"/>
        </w:rPr>
      </w:pPr>
      <w:r w:rsidDel="00000000" w:rsidR="00000000" w:rsidRPr="00000000">
        <w:rPr>
          <w:color w:val="222222"/>
          <w:highlight w:val="white"/>
          <w:rtl w:val="0"/>
        </w:rPr>
        <w:t xml:space="preserve">*Here are the details*</w:t>
      </w:r>
      <w:r w:rsidDel="00000000" w:rsidR="00000000" w:rsidRPr="00000000">
        <w:rPr>
          <w:color w:val="222222"/>
          <w:highlight w:val="white"/>
        </w:rPr>
        <w:drawing>
          <wp:inline distB="114300" distT="114300" distL="114300" distR="114300">
            <wp:extent cx="165100" cy="165100"/>
            <wp:effectExtent b="0" l="0" r="0" t="0"/>
            <wp:docPr descr="📝" id="15" name="image9.png"/>
            <a:graphic>
              <a:graphicData uri="http://schemas.openxmlformats.org/drawingml/2006/picture">
                <pic:pic>
                  <pic:nvPicPr>
                    <pic:cNvPr descr="📝" id="0" name="image9.png"/>
                    <pic:cNvPicPr preferRelativeResize="0"/>
                  </pic:nvPicPr>
                  <pic:blipFill>
                    <a:blip r:embed="rId40"/>
                    <a:srcRect b="0" l="0" r="0" t="0"/>
                    <a:stretch>
                      <a:fillRect/>
                    </a:stretch>
                  </pic:blipFill>
                  <pic:spPr>
                    <a:xfrm>
                      <a:off x="0" y="0"/>
                      <a:ext cx="165100" cy="165100"/>
                    </a:xfrm>
                    <a:prstGeom prst="rect"/>
                    <a:ln/>
                  </pic:spPr>
                </pic:pic>
              </a:graphicData>
            </a:graphic>
          </wp:inline>
        </w:drawing>
      </w:r>
      <w:r w:rsidDel="00000000" w:rsidR="00000000" w:rsidRPr="00000000">
        <w:rPr>
          <w:color w:val="222222"/>
          <w:highlight w:val="white"/>
          <w:rtl w:val="0"/>
        </w:rPr>
        <w:t xml:space="preserve">:</w:t>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ind w:left="720" w:firstLine="0"/>
        <w:rPr>
          <w:color w:val="222222"/>
          <w:highlight w:val="white"/>
        </w:rPr>
      </w:pPr>
      <w:r w:rsidDel="00000000" w:rsidR="00000000" w:rsidRPr="00000000">
        <w:rPr>
          <w:color w:val="222222"/>
          <w:highlight w:val="white"/>
          <w:rtl w:val="0"/>
        </w:rPr>
        <w:t xml:space="preserve">*Ticket No.*: {{TIN}}</w:t>
      </w:r>
    </w:p>
    <w:p w:rsidR="00000000" w:rsidDel="00000000" w:rsidP="00000000" w:rsidRDefault="00000000" w:rsidRPr="00000000" w14:paraId="00000157">
      <w:pPr>
        <w:ind w:left="720" w:firstLine="0"/>
        <w:rPr>
          <w:color w:val="222222"/>
          <w:highlight w:val="white"/>
        </w:rPr>
      </w:pPr>
      <w:r w:rsidDel="00000000" w:rsidR="00000000" w:rsidRPr="00000000">
        <w:rPr>
          <w:color w:val="222222"/>
          <w:highlight w:val="white"/>
          <w:rtl w:val="0"/>
        </w:rPr>
        <w:t xml:space="preserve">*Passenger(s)*: {{NAME}}</w:t>
      </w:r>
    </w:p>
    <w:p w:rsidR="00000000" w:rsidDel="00000000" w:rsidP="00000000" w:rsidRDefault="00000000" w:rsidRPr="00000000" w14:paraId="00000158">
      <w:pPr>
        <w:ind w:left="720" w:firstLine="0"/>
        <w:rPr>
          <w:color w:val="222222"/>
          <w:highlight w:val="white"/>
        </w:rPr>
      </w:pPr>
      <w:r w:rsidDel="00000000" w:rsidR="00000000" w:rsidRPr="00000000">
        <w:rPr>
          <w:color w:val="222222"/>
          <w:highlight w:val="white"/>
          <w:rtl w:val="0"/>
        </w:rPr>
        <w:t xml:space="preserve">*PNR*: {{PNR}}</w:t>
      </w:r>
    </w:p>
    <w:p w:rsidR="00000000" w:rsidDel="00000000" w:rsidP="00000000" w:rsidRDefault="00000000" w:rsidRPr="00000000" w14:paraId="00000159">
      <w:pPr>
        <w:ind w:left="720" w:firstLine="0"/>
        <w:rPr>
          <w:color w:val="222222"/>
          <w:highlight w:val="white"/>
        </w:rPr>
      </w:pPr>
      <w:r w:rsidDel="00000000" w:rsidR="00000000" w:rsidRPr="00000000">
        <w:rPr>
          <w:color w:val="222222"/>
          <w:highlight w:val="white"/>
          <w:rtl w:val="0"/>
        </w:rPr>
        <w:t xml:space="preserve">*Bus 1 seat number(s)* </w:t>
        <w:br w:type="textWrapping"/>
        <w:t xml:space="preserve">{Source} to {Layover city}: {{SEAT}}</w:t>
        <w:br w:type="textWrapping"/>
        <w:t xml:space="preserve">*Bus 2 seat number(s)* </w:t>
        <w:br w:type="textWrapping"/>
        <w:t xml:space="preserve">{Layover city} to {Destination}: {{SEAT}}</w:t>
      </w:r>
    </w:p>
    <w:p w:rsidR="00000000" w:rsidDel="00000000" w:rsidP="00000000" w:rsidRDefault="00000000" w:rsidRPr="00000000" w14:paraId="0000015A">
      <w:pPr>
        <w:ind w:left="720" w:firstLine="0"/>
        <w:rPr>
          <w:color w:val="222222"/>
          <w:highlight w:val="white"/>
        </w:rPr>
      </w:pPr>
      <w:r w:rsidDel="00000000" w:rsidR="00000000" w:rsidRPr="00000000">
        <w:rPr>
          <w:color w:val="222222"/>
          <w:highlight w:val="white"/>
          <w:rtl w:val="0"/>
        </w:rPr>
        <w:t xml:space="preserve">*Boarding point*: {{BORDING_POINT}}</w:t>
      </w:r>
    </w:p>
    <w:p w:rsidR="00000000" w:rsidDel="00000000" w:rsidP="00000000" w:rsidRDefault="00000000" w:rsidRPr="00000000" w14:paraId="0000015B">
      <w:pPr>
        <w:ind w:left="720" w:firstLine="0"/>
        <w:rPr>
          <w:color w:val="222222"/>
          <w:highlight w:val="white"/>
        </w:rPr>
      </w:pPr>
      <w:r w:rsidDel="00000000" w:rsidR="00000000" w:rsidRPr="00000000">
        <w:rPr>
          <w:color w:val="222222"/>
          <w:highlight w:val="white"/>
          <w:rtl w:val="0"/>
        </w:rPr>
        <w:t xml:space="preserve">*Address*: {{ADDRESS}}</w:t>
      </w:r>
    </w:p>
    <w:p w:rsidR="00000000" w:rsidDel="00000000" w:rsidP="00000000" w:rsidRDefault="00000000" w:rsidRPr="00000000" w14:paraId="0000015C">
      <w:pPr>
        <w:ind w:left="720" w:firstLine="0"/>
        <w:rPr>
          <w:color w:val="222222"/>
          <w:highlight w:val="white"/>
        </w:rPr>
      </w:pPr>
      <w:r w:rsidDel="00000000" w:rsidR="00000000" w:rsidRPr="00000000">
        <w:rPr>
          <w:color w:val="222222"/>
          <w:highlight w:val="white"/>
          <w:rtl w:val="0"/>
        </w:rPr>
        <w:t xml:space="preserve">*Boarding point contact*: {{CONTACT_NO}}</w:t>
      </w:r>
    </w:p>
    <w:p w:rsidR="00000000" w:rsidDel="00000000" w:rsidP="00000000" w:rsidRDefault="00000000" w:rsidRPr="00000000" w14:paraId="0000015D">
      <w:pPr>
        <w:ind w:left="720" w:firstLine="0"/>
        <w:rPr/>
      </w:pPr>
      <w:r w:rsidDel="00000000" w:rsidR="00000000" w:rsidRPr="00000000">
        <w:rPr>
          <w:rtl w:val="0"/>
        </w:rPr>
      </w:r>
    </w:p>
    <w:p w:rsidR="00000000" w:rsidDel="00000000" w:rsidP="00000000" w:rsidRDefault="00000000" w:rsidRPr="00000000" w14:paraId="0000015E">
      <w:pPr>
        <w:ind w:left="720" w:firstLine="0"/>
        <w:rPr>
          <w:color w:val="1155cc"/>
          <w:highlight w:val="white"/>
          <w:u w:val="single"/>
        </w:rPr>
      </w:pPr>
      <w:r w:rsidDel="00000000" w:rsidR="00000000" w:rsidRPr="00000000">
        <w:rPr>
          <w:color w:val="222222"/>
          <w:highlight w:val="white"/>
          <w:rtl w:val="0"/>
        </w:rPr>
        <w:t xml:space="preserve">*For any queries, contact redBus Support*</w:t>
      </w:r>
      <w:r w:rsidDel="00000000" w:rsidR="00000000" w:rsidRPr="00000000">
        <w:rPr>
          <w:color w:val="222222"/>
          <w:highlight w:val="white"/>
        </w:rPr>
        <w:drawing>
          <wp:inline distB="114300" distT="114300" distL="114300" distR="114300">
            <wp:extent cx="165100" cy="165100"/>
            <wp:effectExtent b="0" l="0" r="0" t="0"/>
            <wp:docPr descr="😇" id="14" name="image19.png"/>
            <a:graphic>
              <a:graphicData uri="http://schemas.openxmlformats.org/drawingml/2006/picture">
                <pic:pic>
                  <pic:nvPicPr>
                    <pic:cNvPr descr="😇" id="0" name="image19.png"/>
                    <pic:cNvPicPr preferRelativeResize="0"/>
                  </pic:nvPicPr>
                  <pic:blipFill>
                    <a:blip r:embed="rId41"/>
                    <a:srcRect b="0" l="0" r="0" t="0"/>
                    <a:stretch>
                      <a:fillRect/>
                    </a:stretch>
                  </pic:blipFill>
                  <pic:spPr>
                    <a:xfrm>
                      <a:off x="0" y="0"/>
                      <a:ext cx="165100" cy="165100"/>
                    </a:xfrm>
                    <a:prstGeom prst="rect"/>
                    <a:ln/>
                  </pic:spPr>
                </pic:pic>
              </a:graphicData>
            </a:graphic>
          </wp:inline>
        </w:drawing>
      </w:r>
      <w:r w:rsidDel="00000000" w:rsidR="00000000" w:rsidRPr="00000000">
        <w:rPr>
          <w:color w:val="222222"/>
          <w:highlight w:val="white"/>
          <w:rtl w:val="0"/>
        </w:rPr>
        <w:t xml:space="preserve">: </w:t>
      </w:r>
      <w:hyperlink r:id="rId42">
        <w:r w:rsidDel="00000000" w:rsidR="00000000" w:rsidRPr="00000000">
          <w:rPr>
            <w:color w:val="1155cc"/>
            <w:highlight w:val="white"/>
            <w:u w:val="single"/>
            <w:rtl w:val="0"/>
          </w:rPr>
          <w:t xml:space="preserve">https://www.redbus.in/info/redcare</w:t>
        </w:r>
      </w:hyperlink>
      <w:r w:rsidDel="00000000" w:rsidR="00000000" w:rsidRPr="00000000">
        <w:rPr>
          <w:rtl w:val="0"/>
        </w:rPr>
      </w:r>
    </w:p>
    <w:p w:rsidR="00000000" w:rsidDel="00000000" w:rsidP="00000000" w:rsidRDefault="00000000" w:rsidRPr="00000000" w14:paraId="0000015F">
      <w:pPr>
        <w:ind w:left="720" w:firstLine="0"/>
        <w:rPr/>
      </w:pPr>
      <w:r w:rsidDel="00000000" w:rsidR="00000000" w:rsidRPr="00000000">
        <w:rPr>
          <w:rtl w:val="0"/>
        </w:rPr>
      </w:r>
    </w:p>
    <w:p w:rsidR="00000000" w:rsidDel="00000000" w:rsidP="00000000" w:rsidRDefault="00000000" w:rsidRPr="00000000" w14:paraId="00000160">
      <w:pPr>
        <w:ind w:left="720" w:firstLine="0"/>
        <w:rPr>
          <w:color w:val="222222"/>
          <w:highlight w:val="white"/>
        </w:rPr>
      </w:pPr>
      <w:r w:rsidDel="00000000" w:rsidR="00000000" w:rsidRPr="00000000">
        <w:rPr>
          <w:color w:val="222222"/>
          <w:highlight w:val="white"/>
          <w:rtl w:val="0"/>
        </w:rPr>
        <w:t xml:space="preserve">{{PROMOTION_TEXT}}</w:t>
      </w:r>
    </w:p>
    <w:p w:rsidR="00000000" w:rsidDel="00000000" w:rsidP="00000000" w:rsidRDefault="00000000" w:rsidRPr="00000000" w14:paraId="00000161">
      <w:pPr>
        <w:ind w:left="720" w:firstLine="0"/>
        <w:rPr/>
      </w:pPr>
      <w:r w:rsidDel="00000000" w:rsidR="00000000" w:rsidRPr="00000000">
        <w:rPr>
          <w:rtl w:val="0"/>
        </w:rPr>
      </w:r>
    </w:p>
    <w:p w:rsidR="00000000" w:rsidDel="00000000" w:rsidP="00000000" w:rsidRDefault="00000000" w:rsidRPr="00000000" w14:paraId="00000162">
      <w:pPr>
        <w:ind w:left="720" w:firstLine="0"/>
        <w:rPr>
          <w:color w:val="222222"/>
          <w:highlight w:val="white"/>
        </w:rPr>
      </w:pPr>
      <w:r w:rsidDel="00000000" w:rsidR="00000000" w:rsidRPr="00000000">
        <w:rPr>
          <w:color w:val="222222"/>
          <w:highlight w:val="white"/>
          <w:rtl w:val="0"/>
        </w:rPr>
        <w:t xml:space="preserve">This M-ticket can be used as proof of your booking. By not printing the ticket, you make the world a greener place!</w:t>
      </w:r>
    </w:p>
    <w:p w:rsidR="00000000" w:rsidDel="00000000" w:rsidP="00000000" w:rsidRDefault="00000000" w:rsidRPr="00000000" w14:paraId="00000163">
      <w:pPr>
        <w:ind w:left="720" w:firstLine="0"/>
        <w:rPr/>
      </w:pPr>
      <w:r w:rsidDel="00000000" w:rsidR="00000000" w:rsidRPr="00000000">
        <w:rPr>
          <w:rtl w:val="0"/>
        </w:rPr>
      </w:r>
    </w:p>
    <w:p w:rsidR="00000000" w:rsidDel="00000000" w:rsidP="00000000" w:rsidRDefault="00000000" w:rsidRPr="00000000" w14:paraId="00000164">
      <w:pPr>
        <w:ind w:left="720" w:firstLine="0"/>
        <w:rPr>
          <w:color w:val="222222"/>
          <w:highlight w:val="white"/>
        </w:rPr>
      </w:pPr>
      <w:r w:rsidDel="00000000" w:rsidR="00000000" w:rsidRPr="00000000">
        <w:rPr>
          <w:color w:val="222222"/>
          <w:highlight w:val="white"/>
          <w:rtl w:val="0"/>
        </w:rPr>
        <w:t xml:space="preserve">*Team redBus*</w:t>
      </w:r>
      <w:commentRangeEnd w:id="76"/>
      <w:r w:rsidDel="00000000" w:rsidR="00000000" w:rsidRPr="00000000">
        <w:commentReference w:id="76"/>
      </w:r>
      <w:commentRangeEnd w:id="77"/>
      <w:r w:rsidDel="00000000" w:rsidR="00000000" w:rsidRPr="00000000">
        <w:commentReference w:id="77"/>
      </w:r>
      <w:r w:rsidDel="00000000" w:rsidR="00000000" w:rsidRPr="00000000">
        <w:rPr>
          <w:rtl w:val="0"/>
        </w:rPr>
      </w:r>
    </w:p>
    <w:p w:rsidR="00000000" w:rsidDel="00000000" w:rsidP="00000000" w:rsidRDefault="00000000" w:rsidRPr="00000000" w14:paraId="00000165">
      <w:pPr>
        <w:rPr>
          <w:color w:val="222222"/>
          <w:highlight w:val="white"/>
        </w:rPr>
      </w:pPr>
      <w:r w:rsidDel="00000000" w:rsidR="00000000" w:rsidRPr="00000000">
        <w:rPr>
          <w:rtl w:val="0"/>
        </w:rPr>
      </w:r>
    </w:p>
    <w:p w:rsidR="00000000" w:rsidDel="00000000" w:rsidP="00000000" w:rsidRDefault="00000000" w:rsidRPr="00000000" w14:paraId="00000166">
      <w:pPr>
        <w:rPr>
          <w:color w:val="222222"/>
          <w:highlight w:val="white"/>
        </w:rPr>
      </w:pPr>
      <w:commentRangeStart w:id="78"/>
      <w:commentRangeStart w:id="79"/>
      <w:r w:rsidDel="00000000" w:rsidR="00000000" w:rsidRPr="00000000">
        <w:rPr>
          <w:color w:val="222222"/>
          <w:highlight w:val="white"/>
          <w:rtl w:val="0"/>
        </w:rPr>
        <w:t xml:space="preserve">Please note that in case the duration is &lt; 30 mins , we need to skip the yellow highlighted part in the above template.</w:t>
      </w:r>
    </w:p>
    <w:p w:rsidR="00000000" w:rsidDel="00000000" w:rsidP="00000000" w:rsidRDefault="00000000" w:rsidRPr="00000000" w14:paraId="00000167">
      <w:pPr>
        <w:rPr>
          <w:color w:val="222222"/>
          <w:highlight w:val="white"/>
        </w:rPr>
      </w:pPr>
      <w:r w:rsidDel="00000000" w:rsidR="00000000" w:rsidRPr="00000000">
        <w:rPr>
          <w:color w:val="222222"/>
          <w:highlight w:val="white"/>
          <w:rtl w:val="0"/>
        </w:rPr>
        <w:t xml:space="preserve">In case the duration is &gt; 30 mins, always round down {layover duration} and keep it a multiple of 0.5 hours</w:t>
      </w:r>
      <w:commentRangeEnd w:id="78"/>
      <w:r w:rsidDel="00000000" w:rsidR="00000000" w:rsidRPr="00000000">
        <w:commentReference w:id="78"/>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168">
      <w:pPr>
        <w:rPr>
          <w:color w:val="222222"/>
          <w:highlight w:val="white"/>
        </w:rPr>
      </w:pPr>
      <w:r w:rsidDel="00000000" w:rsidR="00000000" w:rsidRPr="00000000">
        <w:rPr>
          <w:rtl w:val="0"/>
        </w:rPr>
      </w:r>
    </w:p>
    <w:p w:rsidR="00000000" w:rsidDel="00000000" w:rsidP="00000000" w:rsidRDefault="00000000" w:rsidRPr="00000000" w14:paraId="00000169">
      <w:pPr>
        <w:rPr>
          <w:color w:val="222222"/>
          <w:highlight w:val="white"/>
        </w:rPr>
      </w:pPr>
      <w:r w:rsidDel="00000000" w:rsidR="00000000" w:rsidRPr="00000000">
        <w:rPr>
          <w:rtl w:val="0"/>
        </w:rPr>
      </w:r>
    </w:p>
    <w:p w:rsidR="00000000" w:rsidDel="00000000" w:rsidP="00000000" w:rsidRDefault="00000000" w:rsidRPr="00000000" w14:paraId="0000016A">
      <w:pPr>
        <w:numPr>
          <w:ilvl w:val="0"/>
          <w:numId w:val="21"/>
        </w:numPr>
        <w:ind w:left="720" w:hanging="360"/>
        <w:rPr>
          <w:color w:val="222222"/>
          <w:highlight w:val="white"/>
          <w:u w:val="none"/>
        </w:rPr>
      </w:pPr>
      <w:r w:rsidDel="00000000" w:rsidR="00000000" w:rsidRPr="00000000">
        <w:rPr>
          <w:color w:val="222222"/>
          <w:highlight w:val="white"/>
          <w:rtl w:val="0"/>
        </w:rPr>
        <w:t xml:space="preserve">CS ticket without layover</w:t>
        <w:br w:type="textWrapping"/>
        <w:t xml:space="preserve">(Don’t include the yellow line)</w:t>
      </w:r>
    </w:p>
    <w:p w:rsidR="00000000" w:rsidDel="00000000" w:rsidP="00000000" w:rsidRDefault="00000000" w:rsidRPr="00000000" w14:paraId="0000016B">
      <w:pPr>
        <w:numPr>
          <w:ilvl w:val="0"/>
          <w:numId w:val="21"/>
        </w:numPr>
        <w:ind w:left="720" w:hanging="360"/>
        <w:rPr>
          <w:color w:val="222222"/>
          <w:highlight w:val="white"/>
          <w:u w:val="none"/>
        </w:rPr>
      </w:pPr>
      <w:r w:rsidDel="00000000" w:rsidR="00000000" w:rsidRPr="00000000">
        <w:rPr>
          <w:color w:val="222222"/>
          <w:highlight w:val="white"/>
          <w:rtl w:val="0"/>
        </w:rPr>
        <w:t xml:space="preserve">CS ticket with layover</w:t>
        <w:br w:type="textWrapping"/>
        <w:t xml:space="preserve">(include the yellow line)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bi Muthaiyan" w:id="42" w:date="2023-11-29T14:08:02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@akhilesh.bhagurkar@redbus.com Pls help with FAQs for users on selfhelp &amp; FAQs for support agents.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akhilesh.bhagurkar@redbus.com_</w:t>
      </w:r>
    </w:p>
  </w:comment>
  <w:comment w:author="Deleted user" w:id="26" w:date="2023-10-07T17:14:03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expected from Omega?</w:t>
      </w:r>
    </w:p>
  </w:comment>
  <w:comment w:author="Akhilesh Bhagurkar" w:id="27" w:date="2023-10-08T11:55:02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we going to get lounge images from operators?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was a placeholder in case we are</w:t>
      </w:r>
    </w:p>
  </w:comment>
  <w:comment w:author="Deleted user" w:id="28" w:date="2023-10-30T16:34:05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keep the option open</w:t>
      </w:r>
    </w:p>
  </w:comment>
  <w:comment w:author="Sibi Muthaiyan" w:id="39" w:date="2023-11-17T11:56:33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@akhilesh.bhagurkar@redbus.com updated tentative use cases for Selfhelp, CRM &amp; IVR. We'll need an identifier for connected service transactions.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akhilesh.bhagurkar@redbus.com_</w:t>
      </w:r>
    </w:p>
  </w:comment>
  <w:comment w:author="Sibi Muthaiyan" w:id="40" w:date="2023-11-29T14:09:51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@preethan.kumar@redbus.com @sreenivasa.mariyavula@redbus.com These are high level use cases for self help, SF &amp; IVR. Pls add your inputs.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_Reassigned to sreenivasa.mariyavula@redbus.com_</w:t>
      </w:r>
    </w:p>
  </w:comment>
  <w:comment w:author="Akhilesh Bhagurkar" w:id="0" w:date="2023-11-15T07:16:06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@thirumalesh.ca@redbus.com @priyanka.sharma@redbus.com  please help us identify any dependencies on this story on other teams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thirumalesh.ca@redbus.com_</w:t>
      </w:r>
    </w:p>
  </w:comment>
  <w:comment w:author="Akshay Muchandi" w:id="64" w:date="2024-07-16T18:11:25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@narendra.n@redbus.com @rahul.bhat@redbus.com</w:t>
      </w:r>
    </w:p>
  </w:comment>
  <w:comment w:author="Arun Raju" w:id="60" w:date="2023-12-01T09:52:07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@akhilesh.bhagurkar@redbus.com  - lets ensure that we are able to track the funnel steps in GA as well</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akhilesh.bhagurkar@redbus.com_</w:t>
      </w:r>
    </w:p>
  </w:comment>
  <w:comment w:author="Akhilesh Bhagurkar" w:id="76" w:date="2024-09-09T08:44:30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@ravikumar.s@redbus.com  - please check this updated template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ravikumar.s@redbus.com_</w:t>
      </w:r>
    </w:p>
  </w:comment>
  <w:comment w:author="Ravikumar S" w:id="77" w:date="2024-09-09T12:26:35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Template is getting rejected because of the format. Will need to edit the template a bit, will do the change in a separate document or mail &amp; share it with you. Once you give a go then will create template</w:t>
      </w:r>
    </w:p>
  </w:comment>
  <w:comment w:author="Akhilesh Bhagurkar" w:id="29" w:date="2023-11-30T09:43:31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@poornima.prasad@redbus.com @akshay.muchandi@redbus.com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check this one.</w:t>
      </w:r>
    </w:p>
  </w:comment>
  <w:comment w:author="Akhilesh Bhagurkar" w:id="50" w:date="2023-11-30T05:45:24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@girish.chidananda@redbus.com  please check this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girish.chidananda@redbus.com_</w:t>
      </w:r>
    </w:p>
  </w:comment>
  <w:comment w:author="Girish Chidananda" w:id="51" w:date="2024-06-27T10:41:25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@thirumalesh.ca@redbus.com @akhilesh.bhagurkar@redbus.com please set up a meeting with CAPI and Neon  to understand the data and contracts  better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_Reassigned to thirumalesh.ca@redbus.com_</w:t>
      </w:r>
    </w:p>
  </w:comment>
  <w:comment w:author="Akhilesh Bhagurkar" w:id="52" w:date="2024-07-04T10:49:50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@tejaskumar.cm@redbus.com</w:t>
      </w:r>
    </w:p>
  </w:comment>
  <w:comment w:author="Akhilesh Bhagurkar" w:id="54" w:date="2024-06-27T09:35:16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@krishnan.vr@redbus.com  do we want to add anything here?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krishnan.vr@redbus.com_</w:t>
      </w:r>
    </w:p>
  </w:comment>
  <w:comment w:author="Krishnan VR" w:id="55" w:date="2024-06-27T09:38:25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can be captured in route meta.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service is connecting or not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SD  should be shown for that route id already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DOJ should be captured.</w:t>
      </w:r>
    </w:p>
  </w:comment>
  <w:comment w:author="Akhilesh Bhagurkar" w:id="6" w:date="2023-11-30T04:47:15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@sakshi.goyal@redbus.com  added this.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@arushii.gupta@redbus.com</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sakshi.goyal@redbus.com_</w:t>
      </w:r>
    </w:p>
  </w:comment>
  <w:comment w:author="Akhilesh Bhagurkar" w:id="7" w:date="2023-11-30T04:47:45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tag UGC EM</w:t>
      </w:r>
    </w:p>
  </w:comment>
  <w:comment w:author="Akhilesh Bhagurkar" w:id="22" w:date="2023-11-30T09:46:48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@poornima.prasad@redbus.com @akshay.muchandi@redbus.com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check this</w:t>
      </w:r>
    </w:p>
  </w:comment>
  <w:comment w:author="Deleted user" w:id="23" w:date="2023-12-08T05:17:43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@poornima.prasad@redbus.com : Please get a confirmation from BITLA on the cancellation piece</w:t>
      </w:r>
    </w:p>
  </w:comment>
  <w:comment w:author="Akhilesh Bhagurkar" w:id="31" w:date="2023-11-30T04:49:43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@sunnyrichards.s@redbus.com @rajeshwari.s@redbus.com</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sunnyrichards.s@redbus.com_</w:t>
      </w:r>
    </w:p>
  </w:comment>
  <w:comment w:author="Akhilesh Bhagurkar" w:id="48" w:date="2023-12-01T06:51:24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@arunraju.s@redbus.com @krishnan.vr@redbus.com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take a look</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@srikanth.rk@redbus.com</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arunraju.s@redbus.com_</w:t>
      </w:r>
    </w:p>
  </w:comment>
  <w:comment w:author="Akhilesh Bhagurkar" w:id="61" w:date="2024-06-25T10:18:09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@rajeshwari.s@redbus.com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support for this.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@krishnan.vr@redbus.com</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rajeshwari.s@redbus.com_</w:t>
      </w:r>
    </w:p>
  </w:comment>
  <w:comment w:author="Rajeshwari B Siddanagoudra" w:id="62" w:date="2024-06-25T10:29:52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done_</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be sharing the connected PNR with user. So if user enters the pnr we will be cancelling all the connected legs.</w:t>
      </w:r>
    </w:p>
  </w:comment>
  <w:comment w:author="Akhilesh Bhagurkar" w:id="63" w:date="2024-06-25T11:42:01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if user enters PNR for one of the 2 connected services, cancellation flow/ reschedule flow needs to still work</w:t>
      </w:r>
    </w:p>
  </w:comment>
  <w:comment w:author="Akhilesh Bhagurkar" w:id="67" w:date="2024-06-25T10:25:17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@sumadhura.rao@redbus.com</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Akhilesh Bhagurkar" w:id="17" w:date="2023-11-08T10:48:17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@arushii.gupta@redbus.com  - can you confirm this one? If we would get any lounge details? According to design, we just need 'BO Lounge available or not'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@richa.gupta@redbus.com</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Deleted user" w:id="18" w:date="2023-12-08T05:15:05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available in phase 1</w:t>
      </w:r>
    </w:p>
  </w:comment>
  <w:comment w:author="Akhilesh Bhagurkar" w:id="49" w:date="2024-04-02T05:25:22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@vikas.pandey@redbus.com @shikha.asija@redbus.com @akshay.muchandi@redbus.com @rajeshwari.s@redbus.com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take a look</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@thirumalesh.ca@redbus.com @krishnan.vr@redbus.com</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shikha.asija@redbus.com_</w:t>
      </w:r>
    </w:p>
  </w:comment>
  <w:comment w:author="Krishnan VR" w:id="36" w:date="2023-11-15T03:50:00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would other things like wake up call / SMS about drop point being next be handled? Would that be in both legs of the journey separately? @akhilesh.bhagurkar@redbus.com</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akhilesh.bhagurkar@redbus.com_</w:t>
      </w:r>
    </w:p>
  </w:comment>
  <w:comment w:author="Akhilesh Bhagurkar" w:id="37" w:date="2023-11-15T04:57:27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time being - since this is a MVP, we wont change these. It would be as if user has booked 2 different journeys</w:t>
      </w:r>
    </w:p>
  </w:comment>
  <w:comment w:author="Akhilesh Bhagurkar" w:id="70" w:date="2024-06-26T07:19:57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@sumadhura.rao@redbus.com  can you pls elaborate with screenshots?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_</w:t>
      </w:r>
    </w:p>
  </w:comment>
  <w:comment w:author="Deleted user" w:id="71" w:date="2024-06-26T07:36:33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@akhilesh.bhagurkar@redbus.com  Done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_Reassigned to akhilesh.bhagurkar@redbus.com_</w:t>
      </w:r>
    </w:p>
  </w:comment>
  <w:comment w:author="Akhilesh Bhagurkar" w:id="72" w:date="2024-06-27T08:40:37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@richa.gupta@redbus.com  please check</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_Reassigned to richa.gupta@redbus.com_</w:t>
      </w:r>
    </w:p>
  </w:comment>
  <w:comment w:author="Akhilesh Bhagurkar" w:id="30" w:date="2024-05-28T06:04:17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@gaurav.kamboj@redbus.com @anjali.venugopal@redbus.com @sumadhura.rao@redbus.com @ananth.bs@redbus.com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gender use cases for channel. Hope you have take a look at these</w:t>
      </w:r>
    </w:p>
  </w:comment>
  <w:comment w:author="Krishnan VR" w:id="34" w:date="2023-11-15T03:49:08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the user get both the tickets at the same time?</w:t>
      </w:r>
    </w:p>
  </w:comment>
  <w:comment w:author="Akhilesh Bhagurkar" w:id="35" w:date="2023-11-15T04:58:56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would change the whatsapp message template. Will call out there that this is a connecting service with 2 legs - and will send two PDFs on whatsapp.</w:t>
      </w:r>
    </w:p>
  </w:comment>
  <w:comment w:author="TEJASKUMAR C M" w:id="59" w:date="2024-07-04T10:51:21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@akhilesh.bhagurkar@redbus.com This requires input from Neon</w:t>
      </w:r>
    </w:p>
  </w:comment>
  <w:comment w:author="Harsha Tumkur Nanjundaiaha" w:id="14" w:date="2024-03-29T09:13:41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not might to use Non AC on a short leg route, so better to show those options. We can provide user to give filter options for both the legs or we may provide the closer match results at the bottom.</w:t>
      </w:r>
    </w:p>
  </w:comment>
  <w:comment w:author="Poornima Prasad" w:id="1" w:date="2023-10-19T05:47:44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@akhilesh.bhagurkar@redbus.com Is it reschedulable?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akhilesh.bhagurkar@redbus.com_</w:t>
      </w:r>
    </w:p>
  </w:comment>
  <w:comment w:author="Akhilesh Bhagurkar" w:id="2" w:date="2023-10-19T06:04:51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@arushii.gupta@redbus.com  can you confirm this?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_Reassigned to _</w:t>
      </w:r>
    </w:p>
  </w:comment>
  <w:comment w:author="Deleted user" w:id="3" w:date="2023-10-26T07:33:18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@poornima.prasad@redbus.com : AFAIR, in our last call, BITLA team mentioned, this is not reschedulable, correct?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_Reassigned to poornima.prasad@redbus.com_</w:t>
      </w:r>
    </w:p>
  </w:comment>
  <w:comment w:author="Akhilesh Bhagurkar" w:id="47" w:date="2024-09-20T14:36:46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@aniket.baghel@redbus.com  -please take a look</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aniket.baghel@redbus.com_</w:t>
      </w:r>
    </w:p>
  </w:comment>
  <w:comment w:author="Girish Chidananda" w:id="53" w:date="2024-06-27T10:37:55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@arunraju.s@redbus.com @thirumalesh.ca@redbus.com we need minimum of two week prior intimation before the feature go live so that we can have discussion with CAPI regarding the contract .Also please create a jira in Data platform dashboard for requirement specific to MRI @akhilesh.bhagurkar@redbus.com</w:t>
      </w:r>
    </w:p>
  </w:comment>
  <w:comment w:author="Akhilesh Bhagurkar" w:id="73" w:date="2024-08-29T09:46:43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@krishnan.vr@redbus.com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whatsapp template for connecting service.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Yellow highlighted text is the addition I am proposing</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@arunraju.s@redbus.com</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krishnan.vr@redbus.com_</w:t>
      </w:r>
    </w:p>
  </w:comment>
  <w:comment w:author="Krishnan VR" w:id="74" w:date="2024-08-29T10:27:53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we get the layover info for all S-Ds?</w:t>
      </w:r>
    </w:p>
  </w:comment>
  <w:comment w:author="Akhilesh Bhagurkar" w:id="75" w:date="2024-08-29T11:06:42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template is only for connecting services.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will get for connecting services</w:t>
      </w:r>
    </w:p>
  </w:comment>
  <w:comment w:author="Akhilesh Bhagurkar" w:id="78" w:date="2024-08-29T09:50:17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@rahul.bhat@redbus.com @narendra.n@redbus.com</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rahul.bhat@redbus.com_</w:t>
      </w:r>
    </w:p>
  </w:comment>
  <w:comment w:author="Narendra" w:id="79" w:date="2024-08-29T09:58:02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share WhatsApp template name created by vendor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SMS template is it impacted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@akshay.muchandi@redbus.com</w:t>
      </w:r>
    </w:p>
  </w:comment>
  <w:comment w:author="Akhilesh Bhagurkar" w:id="38" w:date="2024-04-24T06:05:57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@jcreddy@bitlasoft.com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confirm</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@poornima.prasad@redbus.com</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jcreddy@bitlasoft.com_</w:t>
      </w:r>
    </w:p>
  </w:comment>
  <w:comment w:author="Akhilesh Bhagurkar" w:id="43" w:date="2023-11-27T07:03:36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@sibi.muthaiyan@redbus.com  can you detail out these use cases?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sibi.muthaiyan@redbus.com_</w:t>
      </w:r>
    </w:p>
  </w:comment>
  <w:comment w:author="Akhilesh Bhagurkar" w:id="46" w:date="2023-11-27T07:03:36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@sibi.muthaiyan@redbus.com  can you detail out these use cases?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sibi.muthaiyan@redbus.com_</w:t>
      </w:r>
    </w:p>
  </w:comment>
  <w:comment w:author="Akhilesh Bhagurkar" w:id="41" w:date="2023-11-27T07:04:20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@sibi.muthaiyan@redbus.com  can you detail this out? Can you add updated prompts?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sibi.muthaiyan@redbus.com_</w:t>
      </w:r>
    </w:p>
  </w:comment>
  <w:comment w:author="Deleted user" w:id="44" w:date="2023-12-08T05:24:03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@sibi.muthaiyan@redbus.com : There might be 2 TINs only &amp; some other flag which identifies teh 2 connected TINs. @sunnyrichards.s@redbus.com to confirm the same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sibi.muthaiyan@redbus.com_</w:t>
      </w:r>
    </w:p>
  </w:comment>
  <w:comment w:author="Akhilesh Bhagurkar" w:id="8" w:date="2024-05-09T05:27:05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@poornima.prasad@redbus.com @akshay.muchandi@redbus.com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this case.</w:t>
      </w:r>
    </w:p>
  </w:comment>
  <w:comment w:author="Narendra" w:id="9" w:date="2024-05-13T08:57:42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@akhilesh.bhagurkar@redbus.com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discussed before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won't be supported at CAPI and Omega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details we have shared earlier</w:t>
      </w:r>
    </w:p>
  </w:comment>
  <w:comment w:author="Akhilesh Bhagurkar" w:id="10" w:date="2024-05-28T05:04:51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cc: @krishnan.vr@redbus.com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will be an edge case that we will not solve for</w:t>
      </w:r>
    </w:p>
  </w:comment>
  <w:comment w:author="TEJASKUMAR C M" w:id="56" w:date="2024-07-26T06:59:03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@akhilesh.bhagurkar@redbus.com Is this information required only for those services where users searched for for all services irrespective of search?</w:t>
      </w:r>
    </w:p>
  </w:comment>
  <w:comment w:author="Akhilesh Bhagurkar" w:id="57" w:date="2024-07-26T08:26:43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in both cases: 1. How many were configured (irrespective of search) 2. Also in MRI SRP ITEMS</w:t>
      </w:r>
    </w:p>
  </w:comment>
  <w:comment w:author="TEJASKUMAR C M" w:id="58" w:date="2024-08-06T10:00:35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@poornima.prasad@redbus.com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information requested by Akhilesh.</w:t>
      </w:r>
    </w:p>
  </w:comment>
  <w:comment w:author="Akhilesh Bhagurkar" w:id="68" w:date="2024-06-27T08:37:48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@richa.gupta@redbus.com  this one is pending on you</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richa.gupta@redbus.com_</w:t>
      </w:r>
    </w:p>
  </w:comment>
  <w:comment w:author="Akhilesh Bhagurkar" w:id="69" w:date="2024-06-27T08:40:02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items in red are pending</w:t>
      </w:r>
    </w:p>
  </w:comment>
  <w:comment w:author="Deleted user" w:id="45" w:date="2023-12-08T05:26:21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@sibi.muthaiyan@redbus.com : This still needs some discussion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sibi.muthaiyan@redbus.com_</w:t>
      </w:r>
    </w:p>
  </w:comment>
  <w:comment w:author="Deleted user" w:id="11" w:date="2023-12-08T05:14:28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@akhilesh.bhagurkar@redbus.com : Any idea on the filter usage?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akhilesh.bhagurkar@redbus.com_</w:t>
      </w:r>
    </w:p>
  </w:comment>
  <w:comment w:author="Akhilesh Bhagurkar" w:id="12" w:date="2023-12-08T05:38:59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Already mentioned. Will work if both services fall under the filter</w:t>
      </w:r>
    </w:p>
  </w:comment>
  <w:comment w:author="Deleted user" w:id="13" w:date="2023-12-08T05:51:33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mean do we know what %age of the users click filters or in what %age of the sessions is the filter clicked... some data is what i am looking for</w:t>
      </w:r>
    </w:p>
  </w:comment>
  <w:comment w:author="Narendra" w:id="24" w:date="2024-05-13T12:07:17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@akhilesh.bhagurkar@redbus.com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per current date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has only 2 variants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update the count or add 3rd variant</w:t>
      </w:r>
    </w:p>
  </w:comment>
  <w:comment w:author="Akhilesh Bhagurkar" w:id="25" w:date="2024-05-13T12:37:16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w:t>
      </w:r>
    </w:p>
  </w:comment>
  <w:comment w:author="Akhilesh Bhagurkar" w:id="65" w:date="2024-07-16T12:39:44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@krishnan.vr@redbus.com @anjali.venugopal@redbus.com @sumadhura.rao@redbus.com @akshay.muchandi@redbus.com @gajendran.krishnan@redbus.com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FYI</w:t>
      </w:r>
    </w:p>
  </w:comment>
  <w:comment w:author="Gajendran Krishnan" w:id="66" w:date="2024-07-16T17:50:21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@abhi.muktheeswarar@redbus.com @gaurav.kamboj@redbus.com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FYI</w:t>
      </w:r>
    </w:p>
  </w:comment>
  <w:comment w:author="Narendra" w:id="4" w:date="2024-05-13T12:08:46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@akhilesh.bhagurkar@redbus.com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confirm what type of discount price is shown post SRP</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since we are not  giving  redDeal discount as per the current phase to connected service in the entire funnel</w:t>
      </w:r>
    </w:p>
  </w:comment>
  <w:comment w:author="Akhilesh Bhagurkar" w:id="5" w:date="2024-05-13T12:34:44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2 possibilities: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 case we have a redDeal on A-C, we would show discounted price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In case there is no redDeal, then it would be non discounted (full) price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@thirumalesh.ca@redbus.com  is evaluating the effort for redDeal. We would take this call once the timelines and effort is in.</w:t>
      </w:r>
    </w:p>
  </w:comment>
  <w:comment w:author="Deleted user" w:id="19" w:date="2023-12-08T05:15:42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@poornima.prasad@redbus.com : We are passing a flag for this?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poornima.prasad@redbus.com_</w:t>
      </w:r>
    </w:p>
  </w:comment>
  <w:comment w:author="Narendra" w:id="20" w:date="2024-05-13T09:05:05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@poornima.prasad@redbus.com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please confirm on same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since existing omega contract doesn't have any bool for this</w:t>
      </w:r>
    </w:p>
  </w:comment>
  <w:comment w:author="Poornima Prasad" w:id="21" w:date="2024-05-13T09:13:12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@narendra.n@redbus.com Currently we are not getting this info from gds as they are going live with the same layover bp and dp.IIf those two are different and if we get this info from gds , we will send.We will update the contract.</w:t>
      </w:r>
    </w:p>
  </w:comment>
  <w:comment w:author="Arun Raju" w:id="32" w:date="2023-11-15T07:36:02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@akhilesh.bhagurkar@redbus.com  - are we not planning to add the Layover card in Bus Buddy?</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akhilesh.bhagurkar@redbus.com_</w:t>
      </w:r>
    </w:p>
  </w:comment>
  <w:comment w:author="Akhilesh Bhagurkar" w:id="33" w:date="2023-11-15T09:17:08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in this phase. This need not be a part of MVP. We can communicate around this in whatsapp booking confirmation template</w:t>
      </w:r>
    </w:p>
  </w:comment>
  <w:comment w:author="Ravikumar RK" w:id="15" w:date="2024-01-22T11:27:08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Instead of suppressing these matches, should we show these services under "Other options" or perhaps show these in SRP with "Partial Match" tag?</w:t>
      </w:r>
    </w:p>
  </w:comment>
  <w:comment w:author="Akhilesh Bhagurkar" w:id="16" w:date="2024-01-22T11:41:54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do this as an enhancement. Currently trying to keep the flow simple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6"/>
      <w:szCs w:val="36"/>
      <w:u w:val="single"/>
      <w:shd w:fill="d5a6bd" w:val="clear"/>
    </w:rPr>
  </w:style>
  <w:style w:type="paragraph" w:styleId="Heading2">
    <w:name w:val="heading 2"/>
    <w:basedOn w:val="Normal"/>
    <w:next w:val="Normal"/>
    <w:pPr>
      <w:keepNext w:val="1"/>
      <w:keepLines w:val="1"/>
      <w:spacing w:after="120" w:before="360" w:lineRule="auto"/>
      <w:ind w:left="720" w:hanging="360"/>
    </w:pPr>
    <w:rPr>
      <w:sz w:val="28"/>
      <w:szCs w:val="28"/>
      <w:u w:val="single"/>
      <w:shd w:fill="9fc5e8" w:val="clear"/>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image" Target="media/image22.png"/><Relationship Id="rId42" Type="http://schemas.openxmlformats.org/officeDocument/2006/relationships/hyperlink" Target="https://www.redbus.in/info/redcare" TargetMode="External"/><Relationship Id="rId41" Type="http://schemas.openxmlformats.org/officeDocument/2006/relationships/image" Target="media/image19.png"/><Relationship Id="rId22" Type="http://schemas.openxmlformats.org/officeDocument/2006/relationships/image" Target="media/image23.png"/><Relationship Id="rId21" Type="http://schemas.openxmlformats.org/officeDocument/2006/relationships/image" Target="media/image8.png"/><Relationship Id="rId24" Type="http://schemas.openxmlformats.org/officeDocument/2006/relationships/image" Target="media/image1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IEWAKTbNARGJiuynxpYUvuNxRXKpRajrSvnyLCaeit4/edit#heading=h.m8a8h6p0z618" TargetMode="External"/><Relationship Id="rId26" Type="http://schemas.openxmlformats.org/officeDocument/2006/relationships/image" Target="media/image13.png"/><Relationship Id="rId25" Type="http://schemas.openxmlformats.org/officeDocument/2006/relationships/hyperlink" Target="https://docs.google.com/spreadsheets/d/1EZkjzh04Jq642qfNuRs6YKDLuDcy9_80-Cx693QPKQs/edit?usp=sharing" TargetMode="External"/><Relationship Id="rId28" Type="http://schemas.openxmlformats.org/officeDocument/2006/relationships/image" Target="media/image17.png"/><Relationship Id="rId27" Type="http://schemas.openxmlformats.org/officeDocument/2006/relationships/image" Target="media/image2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png"/><Relationship Id="rId7" Type="http://schemas.openxmlformats.org/officeDocument/2006/relationships/hyperlink" Target="https://www.figma.com/file/hiaBc6GUU9rM57D5r8TrQw/Q3-India-2023-2024?type=design&amp;node-id=3064%3A254426&amp;mode=design&amp;t=Y8F3M7EMEWaIgAJW-1" TargetMode="External"/><Relationship Id="rId8" Type="http://schemas.openxmlformats.org/officeDocument/2006/relationships/hyperlink" Target="https://www.figma.com/file/teRp8PZbGfyaVumlf77S9m/%F0%9F%87%AE%F0%9F%87%B3-Q4-INDIA-2023-2024?type=design&amp;node-id=575-2&amp;mode=design&amp;t=9tFFeCMdLIW6hRvn-0" TargetMode="External"/><Relationship Id="rId31" Type="http://schemas.openxmlformats.org/officeDocument/2006/relationships/image" Target="media/image3.png"/><Relationship Id="rId30" Type="http://schemas.openxmlformats.org/officeDocument/2006/relationships/image" Target="media/image26.png"/><Relationship Id="rId11" Type="http://schemas.openxmlformats.org/officeDocument/2006/relationships/image" Target="media/image4.png"/><Relationship Id="rId33" Type="http://schemas.openxmlformats.org/officeDocument/2006/relationships/image" Target="media/image10.png"/><Relationship Id="rId10" Type="http://schemas.openxmlformats.org/officeDocument/2006/relationships/image" Target="media/image21.png"/><Relationship Id="rId32" Type="http://schemas.openxmlformats.org/officeDocument/2006/relationships/image" Target="media/image28.png"/><Relationship Id="rId13" Type="http://schemas.openxmlformats.org/officeDocument/2006/relationships/image" Target="media/image11.png"/><Relationship Id="rId35" Type="http://schemas.openxmlformats.org/officeDocument/2006/relationships/image" Target="media/image7.jpg"/><Relationship Id="rId12" Type="http://schemas.openxmlformats.org/officeDocument/2006/relationships/image" Target="media/image2.png"/><Relationship Id="rId34" Type="http://schemas.openxmlformats.org/officeDocument/2006/relationships/image" Target="media/image16.jpg"/><Relationship Id="rId15" Type="http://schemas.openxmlformats.org/officeDocument/2006/relationships/image" Target="media/image25.png"/><Relationship Id="rId37" Type="http://schemas.openxmlformats.org/officeDocument/2006/relationships/hyperlink" Target="https://docs.google.com/document/d/1hZ3jfz-N5TxUlcEaCy3NCY33qf_KhXTUT6VVL-L_n3o/edit?usp=sharing" TargetMode="External"/><Relationship Id="rId14" Type="http://schemas.openxmlformats.org/officeDocument/2006/relationships/image" Target="media/image24.png"/><Relationship Id="rId36" Type="http://schemas.openxmlformats.org/officeDocument/2006/relationships/hyperlink" Target="https://docs.google.com/spreadsheets/d/1zBCQWC9e8OZo5rpuJ3KkwOo3pjkuEmK4Z5549Mv0a0E/edit?usp=sharing" TargetMode="External"/><Relationship Id="rId17" Type="http://schemas.openxmlformats.org/officeDocument/2006/relationships/image" Target="media/image6.png"/><Relationship Id="rId39" Type="http://schemas.openxmlformats.org/officeDocument/2006/relationships/hyperlink" Target="mailto:richa.gupta@redbus.com" TargetMode="External"/><Relationship Id="rId16" Type="http://schemas.openxmlformats.org/officeDocument/2006/relationships/image" Target="media/image27.png"/><Relationship Id="rId38" Type="http://schemas.openxmlformats.org/officeDocument/2006/relationships/image" Target="media/image15.png"/><Relationship Id="rId19" Type="http://schemas.openxmlformats.org/officeDocument/2006/relationships/image" Target="media/image1.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